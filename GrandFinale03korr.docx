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3DD" w:rsidRDefault="009E23DD">
      <w:pPr>
        <w:pStyle w:val="Title"/>
        <w:spacing w:before="0" w:after="0"/>
        <w:jc w:val="left"/>
        <w:rPr>
          <w:rFonts w:ascii="Times New Roman" w:hAnsi="Times New Roman"/>
          <w:sz w:val="36"/>
          <w:szCs w:val="36"/>
        </w:rPr>
      </w:pPr>
      <w:r>
        <w:rPr>
          <w:rFonts w:ascii="Times New Roman" w:hAnsi="Times New Roman"/>
        </w:rPr>
        <w:t>The Meaningness of Life</w:t>
      </w:r>
      <w:r>
        <w:rPr>
          <w:rFonts w:ascii="Times New Roman" w:hAnsi="Times New Roman"/>
        </w:rPr>
        <w:br/>
      </w:r>
      <w:r>
        <w:rPr>
          <w:rFonts w:ascii="Times New Roman" w:hAnsi="Times New Roman"/>
          <w:sz w:val="36"/>
          <w:szCs w:val="36"/>
        </w:rPr>
        <w:t>Towards</w:t>
      </w:r>
      <w:del w:id="0" w:author="Gunnar" w:date="2015-06-29T16:25:00Z">
        <w:r w:rsidDel="005D5E35">
          <w:rPr>
            <w:rFonts w:ascii="Times New Roman" w:hAnsi="Times New Roman"/>
            <w:sz w:val="36"/>
            <w:szCs w:val="36"/>
          </w:rPr>
          <w:delText xml:space="preserve"> a</w:delText>
        </w:r>
      </w:del>
      <w:r>
        <w:rPr>
          <w:rFonts w:ascii="Times New Roman" w:hAnsi="Times New Roman"/>
          <w:sz w:val="36"/>
          <w:szCs w:val="36"/>
        </w:rPr>
        <w:t xml:space="preserve"> sincere existentialism. </w:t>
      </w:r>
    </w:p>
    <w:p w:rsidR="009E23DD" w:rsidRDefault="009E23DD">
      <w:pPr>
        <w:rPr>
          <w:rFonts w:ascii="Times New Roman" w:hAnsi="Times New Roman"/>
        </w:rPr>
      </w:pPr>
    </w:p>
    <w:p w:rsidR="009E23DD" w:rsidRDefault="009E23DD">
      <w:pPr>
        <w:rPr>
          <w:rFonts w:ascii="Times New Roman" w:hAnsi="Times New Roman"/>
          <w:i/>
          <w:iCs/>
          <w:color w:val="000000"/>
        </w:rPr>
      </w:pPr>
      <w:r>
        <w:rPr>
          <w:rFonts w:ascii="Times New Roman" w:hAnsi="Times New Roman"/>
          <w:b/>
          <w:bCs/>
        </w:rPr>
        <w:t>Immanuel Kant:</w:t>
      </w:r>
      <w:r>
        <w:rPr>
          <w:rFonts w:ascii="Times New Roman" w:hAnsi="Times New Roman"/>
        </w:rPr>
        <w:t xml:space="preserve"> </w:t>
      </w:r>
      <w:r>
        <w:rPr>
          <w:rFonts w:ascii="Times New Roman" w:hAnsi="Times New Roman"/>
          <w:i/>
          <w:iCs/>
        </w:rPr>
        <w:t>"</w:t>
      </w:r>
      <w:r>
        <w:rPr>
          <w:rFonts w:ascii="Times New Roman" w:hAnsi="Times New Roman"/>
          <w:i/>
          <w:iCs/>
          <w:color w:val="000000"/>
        </w:rPr>
        <w:t>Always recognize that human individuals are ends, and do not use them as means to your end."</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This season has been about meaning</w:t>
      </w:r>
      <w:del w:id="1" w:author="Gunnar" w:date="2015-06-29T16:25:00Z">
        <w:r w:rsidDel="005D5E35">
          <w:rPr>
            <w:rFonts w:ascii="Times New Roman" w:hAnsi="Times New Roman"/>
          </w:rPr>
          <w:delText>,</w:delText>
        </w:r>
      </w:del>
      <w:r>
        <w:rPr>
          <w:rFonts w:ascii="Times New Roman" w:hAnsi="Times New Roman"/>
        </w:rPr>
        <w:t xml:space="preserve"> and </w:t>
      </w:r>
      <w:del w:id="2" w:author="Gunnar" w:date="2015-06-29T16:25:00Z">
        <w:r w:rsidDel="005D5E35">
          <w:rPr>
            <w:rFonts w:ascii="Times New Roman" w:hAnsi="Times New Roman"/>
          </w:rPr>
          <w:delText xml:space="preserve">it has been </w:delText>
        </w:r>
      </w:del>
      <w:r>
        <w:rPr>
          <w:rFonts w:ascii="Times New Roman" w:hAnsi="Times New Roman"/>
        </w:rPr>
        <w:t xml:space="preserve">about formations and transformations and how these are connected. And it has been about </w:t>
      </w:r>
      <w:r>
        <w:rPr>
          <w:rFonts w:ascii="Times New Roman" w:hAnsi="Times New Roman"/>
          <w:i/>
          <w:iCs/>
        </w:rPr>
        <w:t>meaningness</w:t>
      </w:r>
      <w:r>
        <w:rPr>
          <w:rFonts w:ascii="Times New Roman" w:hAnsi="Times New Roman"/>
        </w:rPr>
        <w:t xml:space="preserve">, discussed in many and roundabout ways without spelling out what it is. It is time to concretise what is meant by meaningness, as well as to summarise the season. </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i/>
          <w:iCs/>
        </w:rPr>
        <w:t>Thinking Of Things</w:t>
      </w:r>
      <w:r>
        <w:rPr>
          <w:rFonts w:ascii="Times New Roman" w:hAnsi="Times New Roman"/>
        </w:rPr>
        <w:t xml:space="preserve"> has been a way for me to investigate ideas</w:t>
      </w:r>
      <w:del w:id="3" w:author="Gunnar" w:date="2015-06-29T16:26:00Z">
        <w:r w:rsidDel="005D5E35">
          <w:rPr>
            <w:rFonts w:ascii="Times New Roman" w:hAnsi="Times New Roman"/>
          </w:rPr>
          <w:delText>,</w:delText>
        </w:r>
      </w:del>
      <w:r>
        <w:rPr>
          <w:rFonts w:ascii="Times New Roman" w:hAnsi="Times New Roman"/>
        </w:rPr>
        <w:t xml:space="preserve"> and to spark conversations </w:t>
      </w:r>
      <w:del w:id="4" w:author="Gunnar" w:date="2015-06-29T16:26:00Z">
        <w:r w:rsidDel="005D5E35">
          <w:rPr>
            <w:rFonts w:ascii="Times New Roman" w:hAnsi="Times New Roman"/>
          </w:rPr>
          <w:delText xml:space="preserve"> </w:delText>
        </w:r>
      </w:del>
      <w:r>
        <w:rPr>
          <w:rFonts w:ascii="Times New Roman" w:hAnsi="Times New Roman"/>
        </w:rPr>
        <w:t xml:space="preserve">with those who read. As such it has been a succesful season, with many conversations in person, email, comments </w:t>
      </w:r>
      <w:del w:id="5" w:author="Gunnar" w:date="2015-06-29T16:26:00Z">
        <w:r w:rsidDel="005D5E35">
          <w:rPr>
            <w:rFonts w:ascii="Times New Roman" w:hAnsi="Times New Roman"/>
          </w:rPr>
          <w:delText xml:space="preserve">below </w:delText>
        </w:r>
      </w:del>
      <w:ins w:id="6" w:author="Gunnar" w:date="2015-06-29T16:26:00Z">
        <w:r>
          <w:rPr>
            <w:rFonts w:ascii="Times New Roman" w:hAnsi="Times New Roman"/>
          </w:rPr>
          <w:t xml:space="preserve">on </w:t>
        </w:r>
      </w:ins>
      <w:r>
        <w:rPr>
          <w:rFonts w:ascii="Times New Roman" w:hAnsi="Times New Roman"/>
        </w:rPr>
        <w:t>the posts</w:t>
      </w:r>
      <w:del w:id="7" w:author="Gunnar" w:date="2015-06-29T16:26:00Z">
        <w:r w:rsidDel="005D5E35">
          <w:rPr>
            <w:rFonts w:ascii="Times New Roman" w:hAnsi="Times New Roman"/>
          </w:rPr>
          <w:delText>,</w:delText>
        </w:r>
      </w:del>
      <w:r>
        <w:rPr>
          <w:rFonts w:ascii="Times New Roman" w:hAnsi="Times New Roman"/>
        </w:rPr>
        <w:t xml:space="preserve"> and on social media. For the purpose of a line of thought is not its conclusion. The purpose is the line of thought itself</w:t>
      </w:r>
      <w:del w:id="8" w:author="Gunnar" w:date="2015-06-29T16:26:00Z">
        <w:r w:rsidDel="005D5E35">
          <w:rPr>
            <w:rFonts w:ascii="Times New Roman" w:hAnsi="Times New Roman"/>
          </w:rPr>
          <w:delText>,</w:delText>
        </w:r>
      </w:del>
      <w:r>
        <w:rPr>
          <w:rFonts w:ascii="Times New Roman" w:hAnsi="Times New Roman"/>
        </w:rPr>
        <w:t xml:space="preserve"> and that it may not end. The word conclusion is a misnomer in this sense; to conclude signifies an end, while in reality it signifies a continuation, a new beginning. A </w:t>
      </w:r>
      <w:ins w:id="9" w:author="Gunnar" w:date="2015-06-29T16:27:00Z">
        <w:r>
          <w:rPr>
            <w:rFonts w:ascii="Times New Roman" w:hAnsi="Times New Roman"/>
          </w:rPr>
          <w:t xml:space="preserve">reached </w:t>
        </w:r>
      </w:ins>
      <w:r>
        <w:rPr>
          <w:rFonts w:ascii="Times New Roman" w:hAnsi="Times New Roman"/>
        </w:rPr>
        <w:t xml:space="preserve">conclusion </w:t>
      </w:r>
      <w:del w:id="10" w:author="Gunnar" w:date="2015-06-29T16:27:00Z">
        <w:r w:rsidDel="005D5E35">
          <w:rPr>
            <w:rFonts w:ascii="Times New Roman" w:hAnsi="Times New Roman"/>
          </w:rPr>
          <w:delText xml:space="preserve">reached </w:delText>
        </w:r>
      </w:del>
      <w:r>
        <w:rPr>
          <w:rFonts w:ascii="Times New Roman" w:hAnsi="Times New Roman"/>
        </w:rPr>
        <w:t xml:space="preserve">is boring and meaningless without the </w:t>
      </w:r>
      <w:del w:id="11" w:author="Gunnar" w:date="2015-06-29T16:27:00Z">
        <w:r w:rsidDel="005D5E35">
          <w:rPr>
            <w:rFonts w:ascii="Times New Roman" w:hAnsi="Times New Roman"/>
          </w:rPr>
          <w:delText>followup</w:delText>
        </w:r>
      </w:del>
      <w:ins w:id="12" w:author="Gunnar" w:date="2015-06-29T16:27:00Z">
        <w:r>
          <w:rPr>
            <w:rFonts w:ascii="Times New Roman" w:hAnsi="Times New Roman"/>
          </w:rPr>
          <w:t>follow-up</w:t>
        </w:r>
      </w:ins>
      <w:r>
        <w:rPr>
          <w:rFonts w:ascii="Times New Roman" w:hAnsi="Times New Roman"/>
        </w:rPr>
        <w:t xml:space="preserve"> question: so what? And thus, with your help, we continue the line of thought together. This is the concluding episode of the season.</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I want to express my gratitude towards Notme. I have written this season during one of the most transformative periods of my life, so much so that the conclusions of some episodes changed into their polar</w:t>
      </w:r>
      <w:ins w:id="13" w:author="Gunnar" w:date="2015-06-29T16:27:00Z">
        <w:r>
          <w:rPr>
            <w:rFonts w:ascii="Times New Roman" w:hAnsi="Times New Roman"/>
          </w:rPr>
          <w:t>-</w:t>
        </w:r>
      </w:ins>
      <w:del w:id="14" w:author="Gunnar" w:date="2015-06-29T16:27:00Z">
        <w:r w:rsidDel="005D5E35">
          <w:rPr>
            <w:rFonts w:ascii="Times New Roman" w:hAnsi="Times New Roman"/>
          </w:rPr>
          <w:delText xml:space="preserve"> </w:delText>
        </w:r>
      </w:del>
      <w:r>
        <w:rPr>
          <w:rFonts w:ascii="Times New Roman" w:hAnsi="Times New Roman"/>
        </w:rPr>
        <w:t xml:space="preserve">opposites during the writing process. Hence the two voices, one from before called "Me" and one in the process of transformation called "Notme". Notme has been the voice of a plethora of people at different levels of closeness against </w:t>
      </w:r>
      <w:del w:id="15" w:author="Gunnar" w:date="2015-06-29T16:28:00Z">
        <w:r w:rsidDel="005D5E35">
          <w:rPr>
            <w:rFonts w:ascii="Times New Roman" w:hAnsi="Times New Roman"/>
          </w:rPr>
          <w:delText xml:space="preserve">which </w:delText>
        </w:r>
      </w:del>
      <w:ins w:id="16" w:author="Gunnar" w:date="2015-06-29T16:28:00Z">
        <w:r>
          <w:rPr>
            <w:rFonts w:ascii="Times New Roman" w:hAnsi="Times New Roman"/>
          </w:rPr>
          <w:t xml:space="preserve">whom </w:t>
        </w:r>
      </w:ins>
      <w:r>
        <w:rPr>
          <w:rFonts w:ascii="Times New Roman" w:hAnsi="Times New Roman"/>
        </w:rPr>
        <w:t xml:space="preserve">I have wielded my arrogance and preconceptions. Voices which have been, and still are, absolutely necessary for my ongoing transformation as a human being. In this sense, this season has been endowed with a meta-level. </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 xml:space="preserve">A </w:t>
      </w:r>
      <w:ins w:id="17" w:author="Gunnar" w:date="2015-06-29T16:28:00Z">
        <w:r>
          <w:rPr>
            <w:rFonts w:ascii="Times New Roman" w:hAnsi="Times New Roman"/>
          </w:rPr>
          <w:t xml:space="preserve">piece of </w:t>
        </w:r>
      </w:ins>
      <w:r>
        <w:rPr>
          <w:rFonts w:ascii="Times New Roman" w:hAnsi="Times New Roman"/>
        </w:rPr>
        <w:t>knowledge</w:t>
      </w:r>
      <w:ins w:id="18" w:author="Gunnar" w:date="2015-06-29T16:28:00Z">
        <w:r>
          <w:rPr>
            <w:rFonts w:ascii="Times New Roman" w:hAnsi="Times New Roman"/>
          </w:rPr>
          <w:t xml:space="preserve"> that I have</w:t>
        </w:r>
      </w:ins>
      <w:r>
        <w:rPr>
          <w:rFonts w:ascii="Times New Roman" w:hAnsi="Times New Roman"/>
        </w:rPr>
        <w:t xml:space="preserve"> gained </w:t>
      </w:r>
      <w:ins w:id="19" w:author="Gunnar" w:date="2015-06-29T16:28:00Z">
        <w:r>
          <w:rPr>
            <w:rFonts w:ascii="Times New Roman" w:hAnsi="Times New Roman"/>
          </w:rPr>
          <w:t>during</w:t>
        </w:r>
      </w:ins>
      <w:del w:id="20" w:author="Gunnar" w:date="2015-06-29T16:28:00Z">
        <w:r w:rsidDel="005D5E35">
          <w:rPr>
            <w:rFonts w:ascii="Times New Roman" w:hAnsi="Times New Roman"/>
          </w:rPr>
          <w:delText>in</w:delText>
        </w:r>
      </w:del>
      <w:r>
        <w:rPr>
          <w:rFonts w:ascii="Times New Roman" w:hAnsi="Times New Roman"/>
        </w:rPr>
        <w:t xml:space="preserve"> this process is the realisation how deeply influenced I am by the historical context in which I find myself, a context by the name</w:t>
      </w:r>
      <w:ins w:id="21" w:author="Gunnar" w:date="2015-06-29T16:29:00Z">
        <w:r>
          <w:rPr>
            <w:rFonts w:ascii="Times New Roman" w:hAnsi="Times New Roman"/>
          </w:rPr>
          <w:t xml:space="preserve"> of</w:t>
        </w:r>
      </w:ins>
      <w:r>
        <w:rPr>
          <w:rFonts w:ascii="Times New Roman" w:hAnsi="Times New Roman"/>
        </w:rPr>
        <w:t xml:space="preserve"> </w:t>
      </w:r>
      <w:r>
        <w:rPr>
          <w:rFonts w:ascii="Times New Roman" w:hAnsi="Times New Roman"/>
          <w:i/>
          <w:iCs/>
        </w:rPr>
        <w:t>modernity</w:t>
      </w:r>
      <w:r>
        <w:rPr>
          <w:rFonts w:ascii="Times New Roman" w:hAnsi="Times New Roman"/>
        </w:rPr>
        <w:t xml:space="preserve">. </w:t>
      </w:r>
    </w:p>
    <w:p w:rsidR="009E23DD" w:rsidRDefault="009E23DD">
      <w:pPr>
        <w:rPr>
          <w:rStyle w:val="FootnoteAnchor"/>
        </w:rPr>
      </w:pPr>
      <w:r w:rsidRPr="0045783E">
        <w:rPr>
          <w:noProof/>
          <w:lang w:val="sv-SE" w:eastAsia="sv-S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255.75pt;height:195.75pt;visibility:visible">
            <v:imagedata r:id="rId7" o:title=""/>
          </v:shape>
        </w:pict>
      </w:r>
      <w:r>
        <w:rPr>
          <w:rStyle w:val="FootnoteAnchor"/>
        </w:rPr>
        <w:footnoteReference w:id="1"/>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 xml:space="preserve">Modernity will be the focus of Season 2, but for now I need the concept of the </w:t>
      </w:r>
      <w:r>
        <w:rPr>
          <w:rFonts w:ascii="Times New Roman" w:hAnsi="Times New Roman"/>
          <w:i/>
          <w:iCs/>
        </w:rPr>
        <w:t>project</w:t>
      </w:r>
      <w:r>
        <w:rPr>
          <w:rFonts w:ascii="Times New Roman" w:hAnsi="Times New Roman"/>
        </w:rPr>
        <w:t>, which is an integral part of modernity. A project encapsulates and combines the concepts of transformations and the notion that change is progress. The heart of what Notme, and now I, call</w:t>
      </w:r>
      <w:del w:id="22" w:author="Gunnar" w:date="2015-06-29T16:29:00Z">
        <w:r w:rsidDel="005D5E35">
          <w:rPr>
            <w:rFonts w:ascii="Times New Roman" w:hAnsi="Times New Roman"/>
          </w:rPr>
          <w:delText>s</w:delText>
        </w:r>
      </w:del>
      <w:r>
        <w:rPr>
          <w:rFonts w:ascii="Times New Roman" w:hAnsi="Times New Roman"/>
        </w:rPr>
        <w:t xml:space="preserve"> </w:t>
      </w:r>
      <w:r>
        <w:rPr>
          <w:rFonts w:ascii="Times New Roman" w:hAnsi="Times New Roman"/>
          <w:i/>
          <w:iCs/>
        </w:rPr>
        <w:t>meaningness</w:t>
      </w:r>
      <w:r>
        <w:rPr>
          <w:rFonts w:ascii="Times New Roman" w:hAnsi="Times New Roman"/>
        </w:rPr>
        <w:t xml:space="preserve"> lies in the project. As we shall see, there are different kinds of projects</w:t>
      </w:r>
      <w:del w:id="23" w:author="Gunnar" w:date="2015-06-29T16:29:00Z">
        <w:r w:rsidDel="005D5E35">
          <w:rPr>
            <w:rFonts w:ascii="Times New Roman" w:hAnsi="Times New Roman"/>
          </w:rPr>
          <w:delText>,</w:delText>
        </w:r>
      </w:del>
      <w:r>
        <w:rPr>
          <w:rFonts w:ascii="Times New Roman" w:hAnsi="Times New Roman"/>
        </w:rPr>
        <w:t xml:space="preserve"> and not all contains meaningness.</w:t>
      </w:r>
    </w:p>
    <w:p w:rsidR="009E23DD" w:rsidRDefault="009E23DD">
      <w:pPr>
        <w:rPr>
          <w:rFonts w:ascii="Times New Roman" w:hAnsi="Times New Roman"/>
        </w:rPr>
      </w:pPr>
    </w:p>
    <w:p w:rsidR="009E23DD" w:rsidRDefault="009E23DD">
      <w:pPr>
        <w:rPr>
          <w:rFonts w:ascii="Times New Roman" w:hAnsi="Times New Roman"/>
          <w:i/>
          <w:iCs/>
        </w:rPr>
      </w:pPr>
      <w:r>
        <w:t>This episode contains two main threads</w:t>
      </w:r>
      <w:r>
        <w:rPr>
          <w:rFonts w:ascii="Times New Roman" w:hAnsi="Times New Roman"/>
        </w:rPr>
        <w:t xml:space="preserve">: firstly to summarise the season so far, in order to then try to understand and explain </w:t>
      </w:r>
      <w:r>
        <w:rPr>
          <w:rFonts w:ascii="Times New Roman" w:hAnsi="Times New Roman"/>
          <w:i/>
          <w:iCs/>
        </w:rPr>
        <w:t>meaningness.</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 xml:space="preserve">Three definitions of the word </w:t>
      </w:r>
      <w:r>
        <w:rPr>
          <w:rFonts w:ascii="Times New Roman" w:hAnsi="Times New Roman"/>
          <w:i/>
          <w:iCs/>
        </w:rPr>
        <w:t>meaning</w:t>
      </w:r>
      <w:r>
        <w:rPr>
          <w:rFonts w:ascii="Times New Roman" w:hAnsi="Times New Roman"/>
        </w:rPr>
        <w:t xml:space="preserve"> were </w:t>
      </w:r>
      <w:ins w:id="24" w:author="Gunnar" w:date="2015-06-29T16:30:00Z">
        <w:r>
          <w:rPr>
            <w:rFonts w:ascii="Times New Roman" w:hAnsi="Times New Roman"/>
          </w:rPr>
          <w:t>discussed in</w:t>
        </w:r>
      </w:ins>
      <w:del w:id="25" w:author="Gunnar" w:date="2015-06-29T16:30:00Z">
        <w:r w:rsidDel="005D5E35">
          <w:rPr>
            <w:rFonts w:ascii="Times New Roman" w:hAnsi="Times New Roman"/>
          </w:rPr>
          <w:delText>brought up during</w:delText>
        </w:r>
      </w:del>
      <w:r>
        <w:rPr>
          <w:rFonts w:ascii="Times New Roman" w:hAnsi="Times New Roman"/>
        </w:rPr>
        <w:t xml:space="preserve"> the first three episodes</w:t>
      </w:r>
      <w:ins w:id="26" w:author="Gunnar" w:date="2015-06-29T16:30:00Z">
        <w:r>
          <w:rPr>
            <w:rFonts w:ascii="Times New Roman" w:hAnsi="Times New Roman"/>
          </w:rPr>
          <w:t>:</w:t>
        </w:r>
      </w:ins>
      <w:del w:id="27" w:author="Gunnar" w:date="2015-06-29T16:30:00Z">
        <w:r w:rsidDel="005D5E35">
          <w:rPr>
            <w:rFonts w:ascii="Times New Roman" w:hAnsi="Times New Roman"/>
          </w:rPr>
          <w:delText>. They were:</w:delText>
        </w:r>
      </w:del>
    </w:p>
    <w:p w:rsidR="009E23DD" w:rsidRDefault="009E23DD">
      <w:pPr>
        <w:rPr>
          <w:rFonts w:ascii="Times New Roman" w:hAnsi="Times New Roman"/>
          <w:b/>
          <w:bCs/>
        </w:rPr>
      </w:pPr>
      <w:r>
        <w:rPr>
          <w:rFonts w:ascii="Times New Roman" w:hAnsi="Times New Roman"/>
          <w:b/>
          <w:bCs/>
        </w:rPr>
        <w:t>1. Cosmic Meaning</w:t>
      </w:r>
    </w:p>
    <w:p w:rsidR="009E23DD" w:rsidRDefault="009E23DD">
      <w:pPr>
        <w:rPr>
          <w:rFonts w:ascii="Times New Roman" w:hAnsi="Times New Roman"/>
        </w:rPr>
      </w:pPr>
      <w:r>
        <w:rPr>
          <w:rFonts w:ascii="Times New Roman" w:hAnsi="Times New Roman"/>
        </w:rPr>
        <w:t>Cosmic meaning</w:t>
      </w:r>
      <w:r>
        <w:rPr>
          <w:rStyle w:val="FootnoteAnchor"/>
          <w:rFonts w:ascii="Times New Roman" w:hAnsi="Times New Roman"/>
        </w:rPr>
        <w:footnoteReference w:id="2"/>
      </w:r>
      <w:r>
        <w:rPr>
          <w:rFonts w:ascii="Times New Roman" w:hAnsi="Times New Roman"/>
        </w:rPr>
        <w:t>, is the significance events have on a cosmic or metaphysical level</w:t>
      </w:r>
      <w:del w:id="28" w:author="Gunnar" w:date="2015-06-29T16:30:00Z">
        <w:r w:rsidDel="005D5E35">
          <w:rPr>
            <w:rFonts w:ascii="Times New Roman" w:hAnsi="Times New Roman"/>
          </w:rPr>
          <w:delText>,</w:delText>
        </w:r>
      </w:del>
      <w:r>
        <w:rPr>
          <w:rFonts w:ascii="Times New Roman" w:hAnsi="Times New Roman"/>
        </w:rPr>
        <w:t xml:space="preserve"> and it was dismissed as irrelevant. Whether there is a cosmic significance to my being in the world, or whatever happens to me, can have absolutely no bearing on my life. God or no God, cosmic plan or not, destiny fate, determinism or whatever, in the end it is up to me to live my life, make my own decisions and interact with my surroundings and fellow creatures how I see fit. I am not calling myself</w:t>
      </w:r>
      <w:ins w:id="29" w:author="Gunnar" w:date="2015-06-29T16:31:00Z">
        <w:r>
          <w:rPr>
            <w:rFonts w:ascii="Times New Roman" w:hAnsi="Times New Roman"/>
          </w:rPr>
          <w:t xml:space="preserve"> neither</w:t>
        </w:r>
      </w:ins>
      <w:r>
        <w:rPr>
          <w:rFonts w:ascii="Times New Roman" w:hAnsi="Times New Roman"/>
        </w:rPr>
        <w:t xml:space="preserve"> a theist nor an atheist, since God's existence is irrelevant. </w:t>
      </w:r>
      <w:ins w:id="30" w:author="Gunnar" w:date="2015-06-29T16:31:00Z">
        <w:r>
          <w:rPr>
            <w:rFonts w:ascii="Times New Roman" w:hAnsi="Times New Roman"/>
          </w:rPr>
          <w:t>To n</w:t>
        </w:r>
      </w:ins>
      <w:del w:id="31" w:author="Gunnar" w:date="2015-06-29T16:31:00Z">
        <w:r w:rsidDel="005D5E35">
          <w:rPr>
            <w:rFonts w:ascii="Times New Roman" w:hAnsi="Times New Roman"/>
          </w:rPr>
          <w:delText>N</w:delText>
        </w:r>
      </w:del>
      <w:r>
        <w:rPr>
          <w:rFonts w:ascii="Times New Roman" w:hAnsi="Times New Roman"/>
        </w:rPr>
        <w:t>ot acknowledg</w:t>
      </w:r>
      <w:ins w:id="32" w:author="Gunnar" w:date="2015-06-29T16:31:00Z">
        <w:r>
          <w:rPr>
            <w:rFonts w:ascii="Times New Roman" w:hAnsi="Times New Roman"/>
          </w:rPr>
          <w:t>e</w:t>
        </w:r>
      </w:ins>
      <w:del w:id="33" w:author="Gunnar" w:date="2015-06-29T16:31:00Z">
        <w:r w:rsidDel="005D5E35">
          <w:rPr>
            <w:rFonts w:ascii="Times New Roman" w:hAnsi="Times New Roman"/>
          </w:rPr>
          <w:delText>ing</w:delText>
        </w:r>
      </w:del>
      <w:r>
        <w:rPr>
          <w:rFonts w:ascii="Times New Roman" w:hAnsi="Times New Roman"/>
        </w:rPr>
        <w:t xml:space="preserve"> God's importance is also a strategy to subvert its power over me: Power needs recognition to exist</w:t>
      </w:r>
      <w:del w:id="34" w:author="Gunnar" w:date="2015-06-29T16:31:00Z">
        <w:r w:rsidDel="005D5E35">
          <w:rPr>
            <w:rFonts w:ascii="Times New Roman" w:hAnsi="Times New Roman"/>
          </w:rPr>
          <w:delText xml:space="preserve">, </w:delText>
        </w:r>
      </w:del>
      <w:ins w:id="35" w:author="Gunnar" w:date="2015-06-29T16:32:00Z">
        <w:r>
          <w:rPr>
            <w:rFonts w:ascii="Times New Roman" w:hAnsi="Times New Roman"/>
          </w:rPr>
          <w:t xml:space="preserve"> </w:t>
        </w:r>
      </w:ins>
      <w:r>
        <w:rPr>
          <w:rFonts w:ascii="Times New Roman" w:hAnsi="Times New Roman"/>
        </w:rPr>
        <w:t>and by not recognising cosmic meaning as important in my life I subvert it. The dismissal of cosmic meaning is an inherent part of modernity.</w:t>
      </w:r>
    </w:p>
    <w:p w:rsidR="009E23DD" w:rsidRDefault="009E23DD">
      <w:pPr>
        <w:rPr>
          <w:rFonts w:ascii="Times New Roman" w:hAnsi="Times New Roman"/>
        </w:rPr>
      </w:pPr>
    </w:p>
    <w:p w:rsidR="009E23DD" w:rsidRDefault="009E23DD">
      <w:pPr>
        <w:rPr>
          <w:rFonts w:ascii="Times New Roman" w:hAnsi="Times New Roman"/>
          <w:b/>
          <w:bCs/>
        </w:rPr>
      </w:pPr>
      <w:r>
        <w:rPr>
          <w:rFonts w:ascii="Times New Roman" w:hAnsi="Times New Roman"/>
          <w:b/>
          <w:bCs/>
        </w:rPr>
        <w:t>2. Meaning of stuff</w:t>
      </w:r>
    </w:p>
    <w:p w:rsidR="009E23DD" w:rsidRDefault="009E23DD">
      <w:pPr>
        <w:rPr>
          <w:rFonts w:ascii="Times New Roman" w:hAnsi="Times New Roman"/>
        </w:rPr>
      </w:pPr>
      <w:r>
        <w:rPr>
          <w:rFonts w:ascii="Times New Roman" w:hAnsi="Times New Roman"/>
        </w:rPr>
        <w:t>The meaning of stuff</w:t>
      </w:r>
      <w:r>
        <w:rPr>
          <w:rStyle w:val="FootnoteAnchor"/>
          <w:rFonts w:ascii="Times New Roman" w:hAnsi="Times New Roman"/>
        </w:rPr>
        <w:footnoteReference w:id="3"/>
      </w:r>
      <w:r>
        <w:rPr>
          <w:rFonts w:ascii="Times New Roman" w:hAnsi="Times New Roman"/>
        </w:rPr>
        <w:t>, on the other hand, is quite significant to how I perceive the world. We are biological and social creatures</w:t>
      </w:r>
      <w:del w:id="39" w:author="Gunnar" w:date="2015-06-29T16:32:00Z">
        <w:r w:rsidDel="005D5E35">
          <w:rPr>
            <w:rFonts w:ascii="Times New Roman" w:hAnsi="Times New Roman"/>
          </w:rPr>
          <w:delText>,</w:delText>
        </w:r>
      </w:del>
      <w:r>
        <w:rPr>
          <w:rFonts w:ascii="Times New Roman" w:hAnsi="Times New Roman"/>
        </w:rPr>
        <w:t xml:space="preserve"> and our perception of the world, both physical</w:t>
      </w:r>
      <w:ins w:id="40" w:author="Gunnar" w:date="2015-06-29T16:32:00Z">
        <w:r>
          <w:rPr>
            <w:rFonts w:ascii="Times New Roman" w:hAnsi="Times New Roman"/>
          </w:rPr>
          <w:t>ly</w:t>
        </w:r>
      </w:ins>
      <w:r>
        <w:rPr>
          <w:rFonts w:ascii="Times New Roman" w:hAnsi="Times New Roman"/>
        </w:rPr>
        <w:t xml:space="preserve"> and abstract</w:t>
      </w:r>
      <w:ins w:id="41" w:author="Gunnar" w:date="2015-06-29T16:32:00Z">
        <w:r>
          <w:rPr>
            <w:rFonts w:ascii="Times New Roman" w:hAnsi="Times New Roman"/>
          </w:rPr>
          <w:t>ly</w:t>
        </w:r>
      </w:ins>
      <w:r>
        <w:rPr>
          <w:rFonts w:ascii="Times New Roman" w:hAnsi="Times New Roman"/>
        </w:rPr>
        <w:t xml:space="preserve">, depends on our biology and social context. This decides the way we categorise our surroundings, turning stuff into separate items. </w:t>
      </w:r>
      <w:ins w:id="42" w:author="Gunnar" w:date="2015-06-29T16:32:00Z">
        <w:r>
          <w:rPr>
            <w:rFonts w:ascii="Times New Roman" w:hAnsi="Times New Roman"/>
          </w:rPr>
          <w:t>The way</w:t>
        </w:r>
      </w:ins>
      <w:del w:id="43" w:author="Gunnar" w:date="2015-06-29T16:32:00Z">
        <w:r w:rsidDel="005D5E35">
          <w:rPr>
            <w:rFonts w:ascii="Times New Roman" w:hAnsi="Times New Roman"/>
          </w:rPr>
          <w:delText>How</w:delText>
        </w:r>
      </w:del>
      <w:r>
        <w:rPr>
          <w:rFonts w:ascii="Times New Roman" w:hAnsi="Times New Roman"/>
        </w:rPr>
        <w:t xml:space="preserve"> we differentiate between rocks, pebbles</w:t>
      </w:r>
      <w:del w:id="44" w:author="Gunnar" w:date="2015-06-29T16:32:00Z">
        <w:r w:rsidDel="005D5E35">
          <w:rPr>
            <w:rFonts w:ascii="Times New Roman" w:hAnsi="Times New Roman"/>
          </w:rPr>
          <w:delText>,</w:delText>
        </w:r>
      </w:del>
      <w:r>
        <w:rPr>
          <w:rFonts w:ascii="Times New Roman" w:hAnsi="Times New Roman"/>
        </w:rPr>
        <w:t xml:space="preserve"> and boulders</w:t>
      </w:r>
      <w:ins w:id="45" w:author="Gunnar" w:date="2015-06-29T16:33:00Z">
        <w:r>
          <w:rPr>
            <w:rFonts w:ascii="Times New Roman" w:hAnsi="Times New Roman"/>
          </w:rPr>
          <w:t>;</w:t>
        </w:r>
      </w:ins>
      <w:del w:id="46" w:author="Gunnar" w:date="2015-06-29T16:33:00Z">
        <w:r w:rsidDel="005D5E35">
          <w:rPr>
            <w:rFonts w:ascii="Times New Roman" w:hAnsi="Times New Roman"/>
          </w:rPr>
          <w:delText>,</w:delText>
        </w:r>
      </w:del>
      <w:r>
        <w:rPr>
          <w:rFonts w:ascii="Times New Roman" w:hAnsi="Times New Roman"/>
        </w:rPr>
        <w:t xml:space="preserve"> between milk, yogurt, butter</w:t>
      </w:r>
      <w:del w:id="47" w:author="Gunnar" w:date="2015-06-29T16:33:00Z">
        <w:r w:rsidDel="005D5E35">
          <w:rPr>
            <w:rFonts w:ascii="Times New Roman" w:hAnsi="Times New Roman"/>
          </w:rPr>
          <w:delText>,</w:delText>
        </w:r>
      </w:del>
      <w:r>
        <w:rPr>
          <w:rFonts w:ascii="Times New Roman" w:hAnsi="Times New Roman"/>
        </w:rPr>
        <w:t xml:space="preserve"> and cream</w:t>
      </w:r>
      <w:ins w:id="48" w:author="Gunnar" w:date="2015-06-29T16:33:00Z">
        <w:r>
          <w:rPr>
            <w:rFonts w:ascii="Times New Roman" w:hAnsi="Times New Roman"/>
          </w:rPr>
          <w:t>;</w:t>
        </w:r>
      </w:ins>
      <w:del w:id="49" w:author="Gunnar" w:date="2015-06-29T16:33:00Z">
        <w:r w:rsidDel="005D5E35">
          <w:rPr>
            <w:rFonts w:ascii="Times New Roman" w:hAnsi="Times New Roman"/>
          </w:rPr>
          <w:delText>,</w:delText>
        </w:r>
      </w:del>
      <w:r>
        <w:rPr>
          <w:rFonts w:ascii="Times New Roman" w:hAnsi="Times New Roman"/>
        </w:rPr>
        <w:t xml:space="preserve"> between men, dolls, boys, women, girls, trees, bushes, statues, statutes, rules, institutions, circles</w:t>
      </w:r>
      <w:del w:id="50" w:author="Gunnar" w:date="2015-06-29T16:33:00Z">
        <w:r w:rsidDel="005D5E35">
          <w:rPr>
            <w:rFonts w:ascii="Times New Roman" w:hAnsi="Times New Roman"/>
          </w:rPr>
          <w:delText>,</w:delText>
        </w:r>
      </w:del>
      <w:r>
        <w:rPr>
          <w:rFonts w:ascii="Times New Roman" w:hAnsi="Times New Roman"/>
        </w:rPr>
        <w:t xml:space="preserve"> and rectangles. </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 xml:space="preserve">These categories </w:t>
      </w:r>
      <w:ins w:id="51" w:author="Gunnar" w:date="2015-06-29T16:33:00Z">
        <w:r>
          <w:rPr>
            <w:rFonts w:ascii="Times New Roman" w:hAnsi="Times New Roman"/>
          </w:rPr>
          <w:t>are</w:t>
        </w:r>
      </w:ins>
      <w:del w:id="52" w:author="Gunnar" w:date="2015-06-29T16:33:00Z">
        <w:r w:rsidDel="005D5E35">
          <w:rPr>
            <w:rFonts w:ascii="Times New Roman" w:hAnsi="Times New Roman"/>
          </w:rPr>
          <w:delText>we</w:delText>
        </w:r>
      </w:del>
      <w:r>
        <w:rPr>
          <w:rFonts w:ascii="Times New Roman" w:hAnsi="Times New Roman"/>
        </w:rPr>
        <w:t xml:space="preserve"> learn</w:t>
      </w:r>
      <w:ins w:id="53" w:author="Gunnar" w:date="2015-06-29T16:33:00Z">
        <w:r>
          <w:rPr>
            <w:rFonts w:ascii="Times New Roman" w:hAnsi="Times New Roman"/>
          </w:rPr>
          <w:t>t</w:t>
        </w:r>
      </w:ins>
      <w:del w:id="54" w:author="Gunnar" w:date="2015-06-29T16:33:00Z">
        <w:r w:rsidDel="005D5E35">
          <w:rPr>
            <w:rFonts w:ascii="Times New Roman" w:hAnsi="Times New Roman"/>
          </w:rPr>
          <w:delText>,</w:delText>
        </w:r>
      </w:del>
      <w:r>
        <w:rPr>
          <w:rFonts w:ascii="Times New Roman" w:hAnsi="Times New Roman"/>
        </w:rPr>
        <w:t xml:space="preserve"> and we learn them during our cultural upbringing</w:t>
      </w:r>
      <w:ins w:id="55" w:author="Gunnar" w:date="2015-06-29T16:33:00Z">
        <w:r>
          <w:rPr>
            <w:rFonts w:ascii="Times New Roman" w:hAnsi="Times New Roman"/>
          </w:rPr>
          <w:t xml:space="preserve">. </w:t>
        </w:r>
      </w:ins>
      <w:del w:id="56" w:author="Gunnar" w:date="2015-06-29T16:33:00Z">
        <w:r w:rsidDel="005D5E35">
          <w:rPr>
            <w:rFonts w:ascii="Times New Roman" w:hAnsi="Times New Roman"/>
          </w:rPr>
          <w:delText>, and what w</w:delText>
        </w:r>
      </w:del>
      <w:ins w:id="57" w:author="Gunnar" w:date="2015-06-29T16:33:00Z">
        <w:r>
          <w:rPr>
            <w:rFonts w:ascii="Times New Roman" w:hAnsi="Times New Roman"/>
          </w:rPr>
          <w:t>W</w:t>
        </w:r>
      </w:ins>
      <w:r>
        <w:rPr>
          <w:rFonts w:ascii="Times New Roman" w:hAnsi="Times New Roman"/>
        </w:rPr>
        <w:t xml:space="preserve">e learn </w:t>
      </w:r>
      <w:del w:id="58" w:author="Gunnar" w:date="2015-06-29T16:34:00Z">
        <w:r w:rsidDel="005D5E35">
          <w:rPr>
            <w:rFonts w:ascii="Times New Roman" w:hAnsi="Times New Roman"/>
          </w:rPr>
          <w:delText xml:space="preserve">is </w:delText>
        </w:r>
      </w:del>
      <w:r>
        <w:rPr>
          <w:rFonts w:ascii="Times New Roman" w:hAnsi="Times New Roman"/>
        </w:rPr>
        <w:t xml:space="preserve">not only to discern and categorise, to create taxonomies, but also how to feel about each category, how to understand each and all of them. These categories </w:t>
      </w:r>
      <w:ins w:id="59" w:author="Gunnar" w:date="2015-06-29T16:34:00Z">
        <w:r>
          <w:rPr>
            <w:rFonts w:ascii="Times New Roman" w:hAnsi="Times New Roman"/>
          </w:rPr>
          <w:t>and their</w:t>
        </w:r>
      </w:ins>
      <w:del w:id="60" w:author="Gunnar" w:date="2015-06-29T16:34:00Z">
        <w:r w:rsidDel="005D5E35">
          <w:rPr>
            <w:rFonts w:ascii="Times New Roman" w:hAnsi="Times New Roman"/>
          </w:rPr>
          <w:delText>with</w:delText>
        </w:r>
      </w:del>
      <w:r>
        <w:rPr>
          <w:rFonts w:ascii="Times New Roman" w:hAnsi="Times New Roman"/>
        </w:rPr>
        <w:t xml:space="preserve"> attached emotion </w:t>
      </w:r>
      <w:ins w:id="61" w:author="Gunnar" w:date="2015-06-29T16:34:00Z">
        <w:r>
          <w:rPr>
            <w:rFonts w:ascii="Times New Roman" w:hAnsi="Times New Roman"/>
          </w:rPr>
          <w:t>are</w:t>
        </w:r>
      </w:ins>
      <w:del w:id="62" w:author="Gunnar" w:date="2015-06-29T16:34:00Z">
        <w:r w:rsidDel="005D5E35">
          <w:rPr>
            <w:rFonts w:ascii="Times New Roman" w:hAnsi="Times New Roman"/>
          </w:rPr>
          <w:delText>is</w:delText>
        </w:r>
      </w:del>
      <w:r>
        <w:rPr>
          <w:rFonts w:ascii="Times New Roman" w:hAnsi="Times New Roman"/>
        </w:rPr>
        <w:t xml:space="preserve"> what form</w:t>
      </w:r>
      <w:del w:id="63" w:author="Gunnar" w:date="2015-06-29T16:34:00Z">
        <w:r w:rsidDel="005D5E35">
          <w:rPr>
            <w:rFonts w:ascii="Times New Roman" w:hAnsi="Times New Roman"/>
          </w:rPr>
          <w:delText>s</w:delText>
        </w:r>
      </w:del>
      <w:r>
        <w:rPr>
          <w:rFonts w:ascii="Times New Roman" w:hAnsi="Times New Roman"/>
        </w:rPr>
        <w:t xml:space="preserve"> a </w:t>
      </w:r>
      <w:r>
        <w:rPr>
          <w:rFonts w:ascii="Times New Roman" w:hAnsi="Times New Roman"/>
          <w:i/>
          <w:iCs/>
        </w:rPr>
        <w:t>cultural prejudice</w:t>
      </w:r>
      <w:del w:id="64" w:author="Gunnar" w:date="2015-06-29T16:34:00Z">
        <w:r w:rsidDel="005D5E35">
          <w:rPr>
            <w:rFonts w:ascii="Times New Roman" w:hAnsi="Times New Roman"/>
          </w:rPr>
          <w:delText>,</w:delText>
        </w:r>
      </w:del>
      <w:r>
        <w:rPr>
          <w:rFonts w:ascii="Times New Roman" w:hAnsi="Times New Roman"/>
        </w:rPr>
        <w:t xml:space="preserve"> and the set of them all is what forms a </w:t>
      </w:r>
      <w:r>
        <w:rPr>
          <w:rFonts w:ascii="Times New Roman" w:hAnsi="Times New Roman"/>
          <w:i/>
          <w:iCs/>
        </w:rPr>
        <w:t>cultural world view</w:t>
      </w:r>
      <w:r>
        <w:rPr>
          <w:rFonts w:ascii="Times New Roman" w:hAnsi="Times New Roman"/>
        </w:rPr>
        <w:t xml:space="preserve">.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4"/>
      </w:r>
      <w:del w:id="65" w:author="Gunnar" w:date="2015-06-29T16:35:00Z">
        <w:r w:rsidDel="00964632">
          <w:rPr>
            <w:rFonts w:ascii="Times New Roman" w:hAnsi="Times New Roman"/>
          </w:rPr>
          <w:delText>,</w:delText>
        </w:r>
      </w:del>
      <w:r>
        <w:rPr>
          <w:rFonts w:ascii="Times New Roman" w:hAnsi="Times New Roman"/>
        </w:rPr>
        <w:t xml:space="preserve"> and is to some extent a part of what constitutes meaningness.</w:t>
      </w:r>
    </w:p>
    <w:p w:rsidR="009E23DD" w:rsidRDefault="009E23DD">
      <w:pPr>
        <w:rPr>
          <w:rFonts w:ascii="Times New Roman" w:hAnsi="Times New Roman"/>
        </w:rPr>
      </w:pPr>
    </w:p>
    <w:p w:rsidR="009E23DD" w:rsidRDefault="009E23DD">
      <w:pPr>
        <w:rPr>
          <w:rFonts w:ascii="Times New Roman" w:hAnsi="Times New Roman"/>
          <w:b/>
          <w:bCs/>
        </w:rPr>
      </w:pPr>
      <w:r>
        <w:rPr>
          <w:rFonts w:ascii="Times New Roman" w:hAnsi="Times New Roman"/>
          <w:b/>
          <w:bCs/>
        </w:rPr>
        <w:t xml:space="preserve">3. Meaningness </w:t>
      </w:r>
    </w:p>
    <w:p w:rsidR="009E23DD" w:rsidRDefault="009E23DD">
      <w:pPr>
        <w:rPr>
          <w:rFonts w:ascii="Times New Roman" w:hAnsi="Times New Roman"/>
        </w:rPr>
      </w:pPr>
      <w:r>
        <w:rPr>
          <w:rFonts w:ascii="Times New Roman" w:hAnsi="Times New Roman"/>
        </w:rPr>
        <w:t>Now to meaningness</w:t>
      </w:r>
      <w:r>
        <w:rPr>
          <w:rStyle w:val="FootnoteAnchor"/>
          <w:rFonts w:ascii="Times New Roman" w:hAnsi="Times New Roman"/>
        </w:rPr>
        <w:footnoteReference w:id="5"/>
      </w:r>
      <w:r>
        <w:rPr>
          <w:rFonts w:ascii="Times New Roman" w:hAnsi="Times New Roman"/>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rPr>
        <w:t>. It is a story of the Greek general</w:t>
      </w:r>
      <w:del w:id="66" w:author="Gunnar" w:date="2015-06-29T16:36:00Z">
        <w:r w:rsidDel="00964632">
          <w:rPr>
            <w:rFonts w:ascii="Times New Roman" w:hAnsi="Times New Roman"/>
          </w:rPr>
          <w:delText>,</w:delText>
        </w:r>
      </w:del>
      <w:r>
        <w:rPr>
          <w:rFonts w:ascii="Times New Roman" w:hAnsi="Times New Roman"/>
        </w:rPr>
        <w:t xml:space="preserve"> and later king</w:t>
      </w:r>
      <w:del w:id="67" w:author="Gunnar" w:date="2015-06-29T16:36:00Z">
        <w:r w:rsidDel="00964632">
          <w:rPr>
            <w:rFonts w:ascii="Times New Roman" w:hAnsi="Times New Roman"/>
          </w:rPr>
          <w:delText>,</w:delText>
        </w:r>
      </w:del>
      <w:r>
        <w:rPr>
          <w:rFonts w:ascii="Times New Roman" w:hAnsi="Times New Roman"/>
        </w:rPr>
        <w:t xml:space="preserve"> Pyrrhus of Epirus (319-272 BC) and one alleged conversation he had with his friend and adviser Cineas while planning a military campaign. It goes </w:t>
      </w:r>
      <w:del w:id="68" w:author="Gunnar" w:date="2015-06-29T16:36:00Z">
        <w:r w:rsidDel="00964632">
          <w:rPr>
            <w:rFonts w:ascii="Times New Roman" w:hAnsi="Times New Roman"/>
          </w:rPr>
          <w:delText xml:space="preserve">loosely </w:delText>
        </w:r>
      </w:del>
      <w:ins w:id="69" w:author="Gunnar" w:date="2015-06-29T16:36:00Z">
        <w:r>
          <w:rPr>
            <w:rFonts w:ascii="Times New Roman" w:hAnsi="Times New Roman"/>
          </w:rPr>
          <w:t xml:space="preserve">something </w:t>
        </w:r>
      </w:ins>
      <w:r>
        <w:rPr>
          <w:rFonts w:ascii="Times New Roman" w:hAnsi="Times New Roman"/>
        </w:rPr>
        <w:t>like this:</w:t>
      </w:r>
    </w:p>
    <w:p w:rsidR="009E23DD" w:rsidRDefault="009E23DD">
      <w:pPr>
        <w:rPr>
          <w:rFonts w:ascii="Times New Roman" w:hAnsi="Times New Roman"/>
        </w:rPr>
      </w:pPr>
      <w:r>
        <w:rPr>
          <w:rFonts w:ascii="Times New Roman" w:hAnsi="Times New Roman"/>
          <w:b/>
          <w:bCs/>
        </w:rPr>
        <w:t>Pyrrhus</w:t>
      </w:r>
      <w:r>
        <w:rPr>
          <w:rFonts w:ascii="Times New Roman" w:hAnsi="Times New Roman"/>
        </w:rPr>
        <w:t xml:space="preserve">: </w:t>
      </w:r>
      <w:r>
        <w:rPr>
          <w:rFonts w:ascii="Times New Roman" w:hAnsi="Times New Roman"/>
          <w:i/>
          <w:iCs/>
        </w:rPr>
        <w:t xml:space="preserve">“First we conquer </w:t>
      </w:r>
      <w:smartTag w:uri="urn:schemas-microsoft-com:office:smarttags" w:element="place">
        <w:smartTag w:uri="urn:schemas-microsoft-com:office:smarttags" w:element="country-region">
          <w:r>
            <w:rPr>
              <w:rFonts w:ascii="Times New Roman" w:hAnsi="Times New Roman"/>
              <w:i/>
              <w:iCs/>
            </w:rPr>
            <w:t>Greece</w:t>
          </w:r>
        </w:smartTag>
      </w:smartTag>
      <w:r>
        <w:rPr>
          <w:rFonts w:ascii="Times New Roman" w:hAnsi="Times New Roman"/>
          <w:i/>
          <w:iCs/>
        </w:rPr>
        <w:t>.”</w:t>
      </w:r>
      <w:r>
        <w:rPr>
          <w:rFonts w:ascii="Times New Roman" w:hAnsi="Times New Roman"/>
        </w:rPr>
        <w:t xml:space="preserve"> </w:t>
      </w:r>
    </w:p>
    <w:p w:rsidR="009E23DD" w:rsidRDefault="009E23DD">
      <w:pPr>
        <w:rPr>
          <w:rFonts w:ascii="Times New Roman" w:hAnsi="Times New Roman"/>
          <w:i/>
          <w:iCs/>
        </w:rPr>
      </w:pPr>
      <w:r>
        <w:rPr>
          <w:rFonts w:ascii="Times New Roman" w:hAnsi="Times New Roman"/>
          <w:b/>
          <w:bCs/>
        </w:rPr>
        <w:t>Cineas</w:t>
      </w:r>
      <w:r>
        <w:rPr>
          <w:rFonts w:ascii="Times New Roman" w:hAnsi="Times New Roman"/>
        </w:rPr>
        <w:t xml:space="preserve">: </w:t>
      </w:r>
      <w:r>
        <w:rPr>
          <w:rFonts w:ascii="Times New Roman" w:hAnsi="Times New Roman"/>
          <w:i/>
          <w:iCs/>
        </w:rPr>
        <w:t xml:space="preserve">“And then what?” </w:t>
      </w:r>
    </w:p>
    <w:p w:rsidR="009E23DD" w:rsidRDefault="009E23DD">
      <w:pPr>
        <w:rPr>
          <w:rFonts w:ascii="Times New Roman" w:hAnsi="Times New Roman"/>
          <w:i/>
          <w:iCs/>
        </w:rPr>
      </w:pPr>
      <w:r>
        <w:rPr>
          <w:rFonts w:ascii="Times New Roman" w:hAnsi="Times New Roman"/>
          <w:b/>
          <w:bCs/>
        </w:rPr>
        <w:t>Pyrrhus</w:t>
      </w:r>
      <w:r>
        <w:rPr>
          <w:rFonts w:ascii="Times New Roman" w:hAnsi="Times New Roman"/>
        </w:rPr>
        <w:t xml:space="preserve">: </w:t>
      </w:r>
      <w:r>
        <w:rPr>
          <w:rFonts w:ascii="Times New Roman" w:hAnsi="Times New Roman"/>
          <w:i/>
          <w:iCs/>
        </w:rPr>
        <w:t xml:space="preserve">“Then we take over </w:t>
      </w:r>
      <w:smartTag w:uri="urn:schemas-microsoft-com:office:smarttags" w:element="place">
        <w:r>
          <w:rPr>
            <w:rFonts w:ascii="Times New Roman" w:hAnsi="Times New Roman"/>
            <w:i/>
            <w:iCs/>
          </w:rPr>
          <w:t>Africa</w:t>
        </w:r>
      </w:smartTag>
      <w:r>
        <w:rPr>
          <w:rFonts w:ascii="Times New Roman" w:hAnsi="Times New Roman"/>
          <w:i/>
          <w:iCs/>
        </w:rPr>
        <w:t xml:space="preserve">.” </w:t>
      </w:r>
    </w:p>
    <w:p w:rsidR="009E23DD" w:rsidRDefault="009E23DD">
      <w:pPr>
        <w:rPr>
          <w:rFonts w:ascii="Times New Roman" w:hAnsi="Times New Roman"/>
        </w:rPr>
      </w:pPr>
      <w:r>
        <w:rPr>
          <w:rFonts w:ascii="Times New Roman" w:hAnsi="Times New Roman"/>
          <w:b/>
          <w:bCs/>
        </w:rPr>
        <w:t>Cineas</w:t>
      </w:r>
      <w:r>
        <w:rPr>
          <w:rFonts w:ascii="Times New Roman" w:hAnsi="Times New Roman"/>
        </w:rPr>
        <w:t xml:space="preserve">: </w:t>
      </w:r>
      <w:r>
        <w:rPr>
          <w:rFonts w:ascii="Times New Roman" w:hAnsi="Times New Roman"/>
          <w:i/>
          <w:iCs/>
        </w:rPr>
        <w:t>“And then what?”</w:t>
      </w:r>
      <w:r>
        <w:rPr>
          <w:rFonts w:ascii="Times New Roman" w:hAnsi="Times New Roman"/>
        </w:rPr>
        <w:t xml:space="preserve"> </w:t>
      </w:r>
    </w:p>
    <w:p w:rsidR="009E23DD" w:rsidRDefault="009E23DD">
      <w:pPr>
        <w:rPr>
          <w:rFonts w:ascii="Times New Roman" w:hAnsi="Times New Roman"/>
          <w:i/>
          <w:iCs/>
        </w:rPr>
      </w:pPr>
      <w:r>
        <w:rPr>
          <w:rFonts w:ascii="Times New Roman" w:hAnsi="Times New Roman"/>
          <w:b/>
          <w:bCs/>
        </w:rPr>
        <w:t>Pyrrhus</w:t>
      </w:r>
      <w:r>
        <w:rPr>
          <w:rFonts w:ascii="Times New Roman" w:hAnsi="Times New Roman"/>
        </w:rPr>
        <w:t xml:space="preserve">: </w:t>
      </w:r>
      <w:r>
        <w:rPr>
          <w:rFonts w:ascii="Times New Roman" w:hAnsi="Times New Roman"/>
          <w:i/>
          <w:iCs/>
        </w:rPr>
        <w:t xml:space="preserve">“Then we go to Asia and conquer Asia Minor, </w:t>
      </w:r>
      <w:smartTag w:uri="urn:schemas-microsoft-com:office:smarttags" w:element="place">
        <w:r>
          <w:rPr>
            <w:rFonts w:ascii="Times New Roman" w:hAnsi="Times New Roman"/>
            <w:i/>
            <w:iCs/>
          </w:rPr>
          <w:t>Arabia</w:t>
        </w:r>
      </w:smartTag>
      <w:r>
        <w:rPr>
          <w:rFonts w:ascii="Times New Roman" w:hAnsi="Times New Roman"/>
          <w:i/>
          <w:iCs/>
        </w:rPr>
        <w:t xml:space="preserve">” </w:t>
      </w:r>
    </w:p>
    <w:p w:rsidR="009E23DD" w:rsidRDefault="009E23DD">
      <w:pPr>
        <w:rPr>
          <w:rFonts w:ascii="Times New Roman" w:hAnsi="Times New Roman"/>
          <w:i/>
          <w:iCs/>
        </w:rPr>
      </w:pPr>
      <w:r>
        <w:rPr>
          <w:rFonts w:ascii="Times New Roman" w:hAnsi="Times New Roman"/>
          <w:b/>
          <w:bCs/>
        </w:rPr>
        <w:t>Cineas</w:t>
      </w:r>
      <w:r>
        <w:rPr>
          <w:rFonts w:ascii="Times New Roman" w:hAnsi="Times New Roman"/>
        </w:rPr>
        <w:t xml:space="preserve">: </w:t>
      </w:r>
      <w:r>
        <w:rPr>
          <w:rFonts w:ascii="Times New Roman" w:hAnsi="Times New Roman"/>
          <w:i/>
          <w:iCs/>
        </w:rPr>
        <w:t xml:space="preserve">“And then what?” </w:t>
      </w:r>
    </w:p>
    <w:p w:rsidR="009E23DD" w:rsidRDefault="009E23DD">
      <w:pPr>
        <w:rPr>
          <w:rFonts w:ascii="Times New Roman" w:hAnsi="Times New Roman"/>
          <w:i/>
          <w:iCs/>
        </w:rPr>
      </w:pPr>
      <w:r>
        <w:rPr>
          <w:rFonts w:ascii="Times New Roman" w:hAnsi="Times New Roman"/>
          <w:b/>
          <w:bCs/>
        </w:rPr>
        <w:t>Pyrrhus</w:t>
      </w:r>
      <w:r>
        <w:rPr>
          <w:rFonts w:ascii="Times New Roman" w:hAnsi="Times New Roman"/>
        </w:rPr>
        <w:t xml:space="preserve">: </w:t>
      </w:r>
      <w:r>
        <w:rPr>
          <w:rFonts w:ascii="Times New Roman" w:hAnsi="Times New Roman"/>
          <w:i/>
          <w:iCs/>
        </w:rPr>
        <w:t xml:space="preserve">“Then we go all the way to </w:t>
      </w:r>
      <w:smartTag w:uri="urn:schemas-microsoft-com:office:smarttags" w:element="place">
        <w:smartTag w:uri="urn:schemas-microsoft-com:office:smarttags" w:element="country-region">
          <w:r>
            <w:rPr>
              <w:rFonts w:ascii="Times New Roman" w:hAnsi="Times New Roman"/>
              <w:i/>
              <w:iCs/>
            </w:rPr>
            <w:t>India</w:t>
          </w:r>
        </w:smartTag>
      </w:smartTag>
      <w:r>
        <w:rPr>
          <w:rFonts w:ascii="Times New Roman" w:hAnsi="Times New Roman"/>
          <w:i/>
          <w:iCs/>
        </w:rPr>
        <w:t xml:space="preserve">.” </w:t>
      </w:r>
    </w:p>
    <w:p w:rsidR="009E23DD" w:rsidRDefault="009E23DD">
      <w:pPr>
        <w:rPr>
          <w:rFonts w:ascii="Times New Roman" w:hAnsi="Times New Roman"/>
          <w:i/>
          <w:iCs/>
        </w:rPr>
      </w:pPr>
      <w:r>
        <w:rPr>
          <w:rFonts w:ascii="Times New Roman" w:hAnsi="Times New Roman"/>
          <w:b/>
          <w:bCs/>
        </w:rPr>
        <w:t>Cineas</w:t>
      </w:r>
      <w:r>
        <w:rPr>
          <w:rFonts w:ascii="Times New Roman" w:hAnsi="Times New Roman"/>
        </w:rPr>
        <w:t xml:space="preserve">: </w:t>
      </w:r>
      <w:r>
        <w:rPr>
          <w:rFonts w:ascii="Times New Roman" w:hAnsi="Times New Roman"/>
          <w:i/>
          <w:iCs/>
        </w:rPr>
        <w:t xml:space="preserve">“And then what?” </w:t>
      </w:r>
    </w:p>
    <w:p w:rsidR="009E23DD" w:rsidRDefault="009E23DD">
      <w:pPr>
        <w:rPr>
          <w:rFonts w:ascii="Times New Roman" w:hAnsi="Times New Roman"/>
        </w:rPr>
      </w:pPr>
      <w:r>
        <w:rPr>
          <w:rFonts w:ascii="Times New Roman" w:hAnsi="Times New Roman"/>
          <w:b/>
          <w:bCs/>
        </w:rPr>
        <w:t>Pyrrhus</w:t>
      </w:r>
      <w:r>
        <w:rPr>
          <w:rFonts w:ascii="Times New Roman" w:hAnsi="Times New Roman"/>
        </w:rPr>
        <w:t xml:space="preserve">: </w:t>
      </w:r>
      <w:r>
        <w:rPr>
          <w:rFonts w:ascii="Times New Roman" w:hAnsi="Times New Roman"/>
          <w:i/>
          <w:iCs/>
        </w:rPr>
        <w:t>“Oh, then I rest.”</w:t>
      </w:r>
      <w:r>
        <w:rPr>
          <w:rFonts w:ascii="Times New Roman" w:hAnsi="Times New Roman"/>
        </w:rPr>
        <w:t xml:space="preserve"> </w:t>
      </w:r>
    </w:p>
    <w:p w:rsidR="009E23DD" w:rsidRDefault="009E23DD">
      <w:pPr>
        <w:rPr>
          <w:rStyle w:val="FootnoteAnchor"/>
          <w:rFonts w:ascii="Times New Roman" w:hAnsi="Times New Roman"/>
          <w:i/>
          <w:iCs/>
        </w:rPr>
      </w:pPr>
      <w:r>
        <w:rPr>
          <w:rFonts w:ascii="Times New Roman" w:hAnsi="Times New Roman"/>
          <w:b/>
          <w:bCs/>
        </w:rPr>
        <w:t>Cineas</w:t>
      </w:r>
      <w:r>
        <w:rPr>
          <w:rFonts w:ascii="Times New Roman" w:hAnsi="Times New Roman"/>
        </w:rPr>
        <w:t xml:space="preserve">: </w:t>
      </w:r>
      <w:r>
        <w:rPr>
          <w:rFonts w:ascii="Times New Roman" w:hAnsi="Times New Roman"/>
          <w:i/>
          <w:iCs/>
        </w:rPr>
        <w:t>“But why, then, don't you rest now?”</w:t>
      </w:r>
      <w:r>
        <w:rPr>
          <w:rStyle w:val="FootnoteAnchor"/>
          <w:rFonts w:ascii="Times New Roman" w:hAnsi="Times New Roman"/>
          <w:i/>
          <w:iCs/>
        </w:rPr>
        <w:footnoteReference w:id="6"/>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What Pyrrhus is about to embark upon stands as an example of a project, a personal project of world dominance--but is it also an example of meaningness?</w:t>
      </w:r>
    </w:p>
    <w:p w:rsidR="009E23DD" w:rsidRDefault="009E23DD">
      <w:pPr>
        <w:rPr>
          <w:rFonts w:ascii="Times New Roman" w:hAnsi="Times New Roman"/>
        </w:rPr>
      </w:pPr>
    </w:p>
    <w:p w:rsidR="009E23DD" w:rsidRDefault="009E23DD">
      <w:pPr>
        <w:rPr>
          <w:ins w:id="78" w:author="Gunnar" w:date="2015-06-29T16:43:00Z"/>
          <w:rFonts w:ascii="Times New Roman" w:hAnsi="Times New Roman"/>
        </w:rPr>
      </w:pPr>
      <w:r>
        <w:t>The film</w:t>
      </w:r>
      <w:ins w:id="79" w:author="Gunnar" w:date="2015-06-29T16:43:00Z">
        <w:r>
          <w:t>-</w:t>
        </w:r>
      </w:ins>
      <w:del w:id="80" w:author="Gunnar" w:date="2015-06-29T16:43:00Z">
        <w:r w:rsidDel="00964632">
          <w:delText xml:space="preserve"> </w:delText>
        </w:r>
      </w:del>
      <w:r>
        <w:t>maker Woody Allen recently described</w:t>
      </w:r>
      <w:r>
        <w:rPr>
          <w:rFonts w:ascii="Times New Roman" w:hAnsi="Times New Roman"/>
        </w:rPr>
        <w:t xml:space="preserve"> the reason for his own project:</w:t>
      </w:r>
    </w:p>
    <w:p w:rsidR="009E23DD" w:rsidRDefault="009E23DD">
      <w:pPr>
        <w:numPr>
          <w:ins w:id="81" w:author="Gunnar" w:date="2015-06-29T16:43:00Z"/>
        </w:numPr>
        <w:rPr>
          <w:rFonts w:ascii="Times New Roman" w:hAnsi="Times New Roman"/>
        </w:rPr>
      </w:pPr>
    </w:p>
    <w:p w:rsidR="009E23DD" w:rsidRDefault="009E23DD">
      <w:pPr>
        <w:rPr>
          <w:rStyle w:val="FootnoteAnchor"/>
          <w:rFonts w:ascii="Times New Roman" w:hAnsi="Times New Roman"/>
          <w:i/>
          <w:iCs/>
        </w:rPr>
      </w:pPr>
      <w:r>
        <w:rPr>
          <w:rFonts w:ascii="Times New Roman" w:hAnsi="Times New Roman"/>
          <w:b/>
          <w:bCs/>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7"/>
      </w:r>
    </w:p>
    <w:p w:rsidR="009E23DD" w:rsidRDefault="009E23DD">
      <w:pPr>
        <w:numPr>
          <w:ins w:id="82" w:author="Gunnar" w:date="2015-06-29T16:44:00Z"/>
        </w:numPr>
        <w:rPr>
          <w:ins w:id="83" w:author="Gunnar" w:date="2015-06-29T16:44:00Z"/>
          <w:rFonts w:ascii="Times New Roman" w:hAnsi="Times New Roman"/>
        </w:rPr>
      </w:pPr>
    </w:p>
    <w:p w:rsidR="009E23DD" w:rsidRDefault="009E23DD">
      <w:pPr>
        <w:rPr>
          <w:rFonts w:ascii="Times New Roman" w:hAnsi="Times New Roman"/>
        </w:rPr>
      </w:pPr>
      <w:r>
        <w:rPr>
          <w:rFonts w:ascii="Times New Roman" w:hAnsi="Times New Roman"/>
        </w:rPr>
        <w:t>Is this a description of meaningness?</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 xml:space="preserve">My answer to both these questions is </w:t>
      </w:r>
      <w:r>
        <w:rPr>
          <w:rFonts w:ascii="Times New Roman" w:hAnsi="Times New Roman"/>
          <w:i/>
          <w:iCs/>
        </w:rPr>
        <w:t>no</w:t>
      </w:r>
      <w:r>
        <w:rPr>
          <w:rFonts w:ascii="Times New Roman" w:hAnsi="Times New Roman"/>
        </w:rPr>
        <w:t>. What both these projects acknowledge is that life is ultimately meaningless, in the sense that it lacks cosmic meaning. Therefore, these projects only serve the purpose of distraction from an otherwise meaningless existence. This attitude fails to take into account how insignificant cosmic meaning is. As Cineas points ou</w:t>
      </w:r>
      <w:ins w:id="84" w:author="Gunnar" w:date="2015-06-29T16:46:00Z">
        <w:r>
          <w:rPr>
            <w:rFonts w:ascii="Times New Roman" w:hAnsi="Times New Roman"/>
          </w:rPr>
          <w:t>t</w:t>
        </w:r>
      </w:ins>
      <w:del w:id="85" w:author="Gunnar" w:date="2015-06-29T16:46:00Z">
        <w:r w:rsidDel="00E47B7A">
          <w:rPr>
            <w:rFonts w:ascii="Times New Roman" w:hAnsi="Times New Roman"/>
          </w:rPr>
          <w:delText>r</w:delText>
        </w:r>
      </w:del>
      <w:r>
        <w:rPr>
          <w:rFonts w:ascii="Times New Roman" w:hAnsi="Times New Roman"/>
        </w:rPr>
        <w:t>, the aim of this kind of project is to end it--so why even embark upon it? Why not rest now? As will be clear soon, this is part of the reason for these projects not being projects of meaningness.</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 xml:space="preserve">A project of meaningness is not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rPr>
        <w:t xml:space="preserve">(The </w:t>
      </w:r>
      <w:r>
        <w:rPr>
          <w:rFonts w:ascii="Times New Roman" w:hAnsi="Times New Roman"/>
          <w:i/>
          <w:iCs/>
        </w:rPr>
        <w:t xml:space="preserve">utopian </w:t>
      </w:r>
      <w:r>
        <w:rPr>
          <w:rFonts w:ascii="Times New Roman" w:hAnsi="Times New Roman"/>
        </w:rPr>
        <w:t>projects are a sub-category to these.) Examples of totalitarian projects are neo-liberalism, a scientific theory of everything as well as some forms of Marxism. Any utopian stri</w:t>
      </w:r>
      <w:ins w:id="86" w:author="Gunnar" w:date="2015-06-29T16:48:00Z">
        <w:r>
          <w:rPr>
            <w:rFonts w:ascii="Times New Roman" w:hAnsi="Times New Roman"/>
          </w:rPr>
          <w:t>fe</w:t>
        </w:r>
      </w:ins>
      <w:del w:id="87" w:author="Gunnar" w:date="2015-06-29T16:48:00Z">
        <w:r w:rsidDel="00E47B7A">
          <w:rPr>
            <w:rFonts w:ascii="Times New Roman" w:hAnsi="Times New Roman"/>
          </w:rPr>
          <w:delText>ving</w:delText>
        </w:r>
      </w:del>
      <w:r>
        <w:rPr>
          <w:rFonts w:ascii="Times New Roman" w:hAnsi="Times New Roman"/>
        </w:rPr>
        <w:t xml:space="preserve"> for an ideal or perfection becomes totalitarian. These are the projects driven by insecurity</w:t>
      </w:r>
      <w:del w:id="88" w:author="Gunnar" w:date="2015-06-29T16:48:00Z">
        <w:r w:rsidDel="00E47B7A">
          <w:rPr>
            <w:rFonts w:ascii="Times New Roman" w:hAnsi="Times New Roman"/>
          </w:rPr>
          <w:delText>,</w:delText>
        </w:r>
      </w:del>
      <w:r>
        <w:rPr>
          <w:rFonts w:ascii="Times New Roman" w:hAnsi="Times New Roman"/>
        </w:rPr>
        <w:t xml:space="preserve"> and they are the opposite of meaningness.</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As will become clear, meaningness is found in another kind of project, the project which is its own reason for being. The project</w:t>
      </w:r>
      <w:del w:id="89" w:author="Gunnar" w:date="2015-06-29T16:48:00Z">
        <w:r w:rsidDel="00E47B7A">
          <w:rPr>
            <w:rFonts w:ascii="Times New Roman" w:hAnsi="Times New Roman"/>
          </w:rPr>
          <w:delText>s</w:delText>
        </w:r>
      </w:del>
      <w:r>
        <w:rPr>
          <w:rFonts w:ascii="Times New Roman" w:hAnsi="Times New Roman"/>
        </w:rPr>
        <w:t xml:space="preserve"> of </w:t>
      </w:r>
      <w:r>
        <w:rPr>
          <w:rFonts w:ascii="Times New Roman" w:hAnsi="Times New Roman"/>
          <w:i/>
          <w:iCs/>
        </w:rPr>
        <w:t>sincerity</w:t>
      </w:r>
      <w:r>
        <w:rPr>
          <w:rFonts w:ascii="Times New Roman" w:hAnsi="Times New Roman"/>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rsidR="009E23DD" w:rsidRDefault="009E23DD">
      <w:pPr>
        <w:pStyle w:val="Heading1"/>
        <w:numPr>
          <w:ilvl w:val="0"/>
          <w:numId w:val="1"/>
          <w:numberingChange w:id="90" w:author="Gunnar" w:date="2015-06-29T16:25:00Z" w:original=""/>
        </w:numPr>
        <w:spacing w:before="0" w:after="0"/>
        <w:ind w:left="0" w:firstLine="0"/>
        <w:rPr>
          <w:rFonts w:ascii="Times New Roman" w:hAnsi="Times New Roman"/>
        </w:rPr>
      </w:pPr>
    </w:p>
    <w:p w:rsidR="009E23DD" w:rsidRDefault="009E23DD">
      <w:pPr>
        <w:pStyle w:val="Heading1"/>
        <w:numPr>
          <w:ilvl w:val="0"/>
          <w:numId w:val="1"/>
          <w:numberingChange w:id="91" w:author="Gunnar" w:date="2015-06-29T16:25:00Z" w:original=""/>
        </w:numPr>
        <w:spacing w:before="0" w:after="0"/>
        <w:ind w:left="0" w:firstLine="0"/>
        <w:rPr>
          <w:rFonts w:ascii="Times New Roman" w:hAnsi="Times New Roman"/>
        </w:rPr>
      </w:pPr>
      <w:r>
        <w:rPr>
          <w:rFonts w:ascii="Times New Roman" w:hAnsi="Times New Roman"/>
        </w:rPr>
        <w:t>The project of Meaningness</w:t>
      </w:r>
    </w:p>
    <w:p w:rsidR="009E23DD" w:rsidRDefault="009E23DD">
      <w:r>
        <w:t xml:space="preserve">Let me </w:t>
      </w:r>
      <w:ins w:id="92" w:author="Gunnar" w:date="2015-06-29T16:49:00Z">
        <w:r>
          <w:t xml:space="preserve">already here </w:t>
        </w:r>
      </w:ins>
      <w:r>
        <w:t xml:space="preserve">attempt </w:t>
      </w:r>
      <w:ins w:id="93" w:author="Gunnar" w:date="2015-06-29T16:49:00Z">
        <w:r>
          <w:t>to</w:t>
        </w:r>
      </w:ins>
      <w:del w:id="94" w:author="Gunnar" w:date="2015-06-29T16:49:00Z">
        <w:r w:rsidDel="00E47B7A">
          <w:delText>a</w:delText>
        </w:r>
      </w:del>
      <w:r>
        <w:t xml:space="preserve"> defin</w:t>
      </w:r>
      <w:ins w:id="95" w:author="Gunnar" w:date="2015-06-29T16:49:00Z">
        <w:r>
          <w:t>e</w:t>
        </w:r>
      </w:ins>
      <w:del w:id="96" w:author="Gunnar" w:date="2015-06-29T16:49:00Z">
        <w:r w:rsidDel="00E47B7A">
          <w:delText>ition of</w:delText>
        </w:r>
      </w:del>
      <w:r>
        <w:t xml:space="preserve"> meaningness</w:t>
      </w:r>
      <w:del w:id="97" w:author="Gunnar" w:date="2015-06-29T16:49:00Z">
        <w:r w:rsidDel="00E47B7A">
          <w:delText xml:space="preserve"> already here,</w:delText>
        </w:r>
      </w:del>
      <w:r>
        <w:t xml:space="preserve"> and maybe modify it later:</w:t>
      </w:r>
    </w:p>
    <w:p w:rsidR="009E23DD" w:rsidRDefault="009E23DD">
      <w:r w:rsidRPr="0045783E">
        <w:rPr>
          <w:noProof/>
          <w:lang w:val="sv-SE" w:eastAsia="sv-SE" w:bidi="ar-SA"/>
        </w:rPr>
        <w:pict>
          <v:shape id="_x0000_i1026" type="#_x0000_t75" style="width:233.25pt;height:173.25pt;visibility:visible">
            <v:imagedata r:id="rId8" o:title=""/>
          </v:shape>
        </w:pict>
      </w:r>
    </w:p>
    <w:p w:rsidR="009E23DD" w:rsidRDefault="009E23DD">
      <w:pPr>
        <w:rPr>
          <w:rFonts w:ascii="Times New Roman" w:hAnsi="Times New Roman"/>
        </w:rPr>
      </w:pPr>
      <w:r>
        <w:rPr>
          <w:rFonts w:ascii="Times New Roman" w:hAnsi="Times New Roman"/>
        </w:rPr>
        <w:t xml:space="preserve">Meaningness is the project of </w:t>
      </w:r>
      <w:ins w:id="98" w:author="Gunnar" w:date="2015-06-29T16:50:00Z">
        <w:r>
          <w:rPr>
            <w:rFonts w:ascii="Times New Roman" w:hAnsi="Times New Roman"/>
          </w:rPr>
          <w:t xml:space="preserve">how to </w:t>
        </w:r>
      </w:ins>
      <w:r>
        <w:rPr>
          <w:rFonts w:ascii="Times New Roman" w:hAnsi="Times New Roman"/>
        </w:rPr>
        <w:t>becom</w:t>
      </w:r>
      <w:ins w:id="99" w:author="Gunnar" w:date="2015-06-29T16:50:00Z">
        <w:r>
          <w:rPr>
            <w:rFonts w:ascii="Times New Roman" w:hAnsi="Times New Roman"/>
          </w:rPr>
          <w:t>e</w:t>
        </w:r>
      </w:ins>
      <w:r>
        <w:rPr>
          <w:rFonts w:ascii="Times New Roman" w:hAnsi="Times New Roman"/>
        </w:rPr>
        <w:t>i</w:t>
      </w:r>
      <w:del w:id="100" w:author="Gunnar" w:date="2015-06-29T16:50:00Z">
        <w:r w:rsidDel="00E47B7A">
          <w:rPr>
            <w:rFonts w:ascii="Times New Roman" w:hAnsi="Times New Roman"/>
          </w:rPr>
          <w:delText>ng</w:delText>
        </w:r>
      </w:del>
      <w:r>
        <w:rPr>
          <w:rFonts w:ascii="Times New Roman" w:hAnsi="Times New Roman"/>
        </w:rPr>
        <w:t xml:space="preserve"> a human being and not a bit of filth, it is the project of grabbing our infinite</w:t>
      </w:r>
      <w:r>
        <w:rPr>
          <w:rStyle w:val="FootnoteAnchor"/>
          <w:rFonts w:ascii="Times New Roman" w:hAnsi="Times New Roman"/>
        </w:rPr>
        <w:footnoteReference w:id="8"/>
      </w:r>
      <w:r>
        <w:rPr>
          <w:rFonts w:ascii="Times New Roman" w:hAnsi="Times New Roman"/>
        </w:rPr>
        <w:t xml:space="preserve"> personhood and overcome our nature and nurture</w:t>
      </w:r>
      <w:r>
        <w:rPr>
          <w:rStyle w:val="FootnoteAnchor"/>
          <w:rFonts w:ascii="Times New Roman" w:hAnsi="Times New Roman"/>
        </w:rPr>
        <w:footnoteReference w:id="9"/>
      </w:r>
      <w:r>
        <w:rPr>
          <w:rFonts w:ascii="Times New Roman" w:hAnsi="Times New Roman"/>
        </w:rPr>
        <w:t>. It is the project of turning the Other into Each</w:t>
      </w:r>
      <w:ins w:id="107" w:author="Gunnar" w:date="2015-06-29T16:50:00Z">
        <w:r>
          <w:rPr>
            <w:rFonts w:ascii="Times New Roman" w:hAnsi="Times New Roman"/>
          </w:rPr>
          <w:t>-</w:t>
        </w:r>
      </w:ins>
      <w:r>
        <w:rPr>
          <w:rFonts w:ascii="Times New Roman" w:hAnsi="Times New Roman"/>
        </w:rPr>
        <w:t>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rPr>
        <w:footnoteReference w:id="10"/>
      </w:r>
      <w:r>
        <w:rPr>
          <w:rFonts w:ascii="Times New Roman" w:hAnsi="Times New Roman"/>
        </w:rPr>
        <w:t xml:space="preserve"> is not a binary, when diving into the bottomless pool of personhood the transformations are </w:t>
      </w:r>
      <w:del w:id="115" w:author="Gunnar" w:date="2015-06-29T16:51:00Z">
        <w:r w:rsidDel="00E47B7A">
          <w:rPr>
            <w:rFonts w:ascii="Times New Roman" w:hAnsi="Times New Roman"/>
          </w:rPr>
          <w:delText>neverending</w:delText>
        </w:r>
      </w:del>
      <w:ins w:id="116" w:author="Gunnar" w:date="2015-06-29T16:51:00Z">
        <w:r>
          <w:rPr>
            <w:rFonts w:ascii="Times New Roman" w:hAnsi="Times New Roman"/>
          </w:rPr>
          <w:t>never-ending</w:t>
        </w:r>
      </w:ins>
      <w:r>
        <w:rPr>
          <w:rFonts w:ascii="Times New Roman" w:hAnsi="Times New Roman"/>
        </w:rPr>
        <w:t xml:space="preserve"> and without goal. </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Sounds vague? It is not. The reason why the project of meaningness is concrete is simpl</w:t>
      </w:r>
      <w:ins w:id="117" w:author="Gunnar" w:date="2015-06-29T16:51:00Z">
        <w:r>
          <w:rPr>
            <w:rFonts w:ascii="Times New Roman" w:hAnsi="Times New Roman"/>
          </w:rPr>
          <w:t>e</w:t>
        </w:r>
      </w:ins>
      <w:del w:id="118" w:author="Gunnar" w:date="2015-06-29T16:51:00Z">
        <w:r w:rsidDel="00E47B7A">
          <w:rPr>
            <w:rFonts w:ascii="Times New Roman" w:hAnsi="Times New Roman"/>
          </w:rPr>
          <w:delText>y this</w:delText>
        </w:r>
      </w:del>
      <w:r>
        <w:rPr>
          <w:rFonts w:ascii="Times New Roman" w:hAnsi="Times New Roman"/>
        </w:rPr>
        <w:t xml:space="preserve">: It is derived from the fact that we are biological creatures and we are social creatures. </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In the previous episodes, four stages of human development were recognised</w:t>
      </w:r>
      <w:r>
        <w:rPr>
          <w:rStyle w:val="FootnoteAnchor"/>
          <w:rFonts w:ascii="Times New Roman" w:hAnsi="Times New Roman"/>
        </w:rPr>
        <w:footnoteReference w:id="11"/>
      </w:r>
      <w:r>
        <w:rPr>
          <w:rFonts w:ascii="Times New Roman" w:hAnsi="Times New Roman"/>
        </w:rPr>
        <w:t>:</w:t>
      </w:r>
    </w:p>
    <w:p w:rsidR="009E23DD" w:rsidRDefault="009E23DD">
      <w:pPr>
        <w:rPr>
          <w:rFonts w:ascii="Times New Roman" w:hAnsi="Times New Roman"/>
        </w:rPr>
      </w:pPr>
      <w:r>
        <w:rPr>
          <w:rFonts w:ascii="Times New Roman" w:hAnsi="Times New Roman"/>
          <w:b/>
          <w:bCs/>
        </w:rPr>
        <w:t>1.</w:t>
      </w:r>
      <w:r>
        <w:rPr>
          <w:rFonts w:ascii="Times New Roman" w:hAnsi="Times New Roman"/>
        </w:rPr>
        <w:t xml:space="preserve"> Imitating childhood, where one learns to discern</w:t>
      </w:r>
      <w:ins w:id="119" w:author="Gunnar" w:date="2015-06-29T16:51:00Z">
        <w:r>
          <w:rPr>
            <w:rFonts w:ascii="Times New Roman" w:hAnsi="Times New Roman"/>
          </w:rPr>
          <w:t xml:space="preserve"> the categories of </w:t>
        </w:r>
      </w:ins>
      <w:r>
        <w:rPr>
          <w:rFonts w:ascii="Times New Roman" w:hAnsi="Times New Roman"/>
        </w:rPr>
        <w:t xml:space="preserve"> a culture</w:t>
      </w:r>
      <w:del w:id="120" w:author="Gunnar" w:date="2015-06-29T16:52:00Z">
        <w:r w:rsidDel="00E47B7A">
          <w:rPr>
            <w:rFonts w:ascii="Times New Roman" w:hAnsi="Times New Roman"/>
          </w:rPr>
          <w:delText>'s categories</w:delText>
        </w:r>
      </w:del>
      <w:r>
        <w:rPr>
          <w:rFonts w:ascii="Times New Roman" w:hAnsi="Times New Roman"/>
        </w:rPr>
        <w:t>. Apples are different from oranges</w:t>
      </w:r>
      <w:ins w:id="121" w:author="Gunnar" w:date="2015-06-29T16:52:00Z">
        <w:r>
          <w:rPr>
            <w:rFonts w:ascii="Times New Roman" w:hAnsi="Times New Roman"/>
          </w:rPr>
          <w:t>:</w:t>
        </w:r>
      </w:ins>
      <w:del w:id="122" w:author="Gunnar" w:date="2015-06-29T16:52:00Z">
        <w:r w:rsidDel="00E47B7A">
          <w:rPr>
            <w:rFonts w:ascii="Times New Roman" w:hAnsi="Times New Roman"/>
          </w:rPr>
          <w:delText>,</w:delText>
        </w:r>
      </w:del>
      <w:r>
        <w:rPr>
          <w:rFonts w:ascii="Times New Roman" w:hAnsi="Times New Roman"/>
        </w:rPr>
        <w:t xml:space="preserve"> wooden spoons from blocks of wood</w:t>
      </w:r>
      <w:ins w:id="123" w:author="Gunnar" w:date="2015-06-29T16:52:00Z">
        <w:r>
          <w:rPr>
            <w:rFonts w:ascii="Times New Roman" w:hAnsi="Times New Roman"/>
          </w:rPr>
          <w:t>:</w:t>
        </w:r>
      </w:ins>
      <w:del w:id="124" w:author="Gunnar" w:date="2015-06-29T16:52:00Z">
        <w:r w:rsidDel="00E47B7A">
          <w:rPr>
            <w:rFonts w:ascii="Times New Roman" w:hAnsi="Times New Roman"/>
          </w:rPr>
          <w:delText>,</w:delText>
        </w:r>
      </w:del>
      <w:r>
        <w:rPr>
          <w:rFonts w:ascii="Times New Roman" w:hAnsi="Times New Roman"/>
        </w:rPr>
        <w:t xml:space="preserve"> mothers from fathers</w:t>
      </w:r>
      <w:del w:id="125" w:author="Gunnar" w:date="2015-06-29T16:52:00Z">
        <w:r w:rsidDel="00E47B7A">
          <w:rPr>
            <w:rFonts w:ascii="Times New Roman" w:hAnsi="Times New Roman"/>
          </w:rPr>
          <w:delText>,</w:delText>
        </w:r>
      </w:del>
      <w:r>
        <w:rPr>
          <w:rFonts w:ascii="Times New Roman" w:hAnsi="Times New Roman"/>
        </w:rPr>
        <w:t xml:space="preserve"> etc. One </w:t>
      </w:r>
      <w:del w:id="126" w:author="Gunnar" w:date="2015-06-29T16:52:00Z">
        <w:r w:rsidDel="00E47B7A">
          <w:rPr>
            <w:rFonts w:ascii="Times New Roman" w:hAnsi="Times New Roman"/>
          </w:rPr>
          <w:delText>immitates</w:delText>
        </w:r>
      </w:del>
      <w:ins w:id="127" w:author="Gunnar" w:date="2015-06-29T16:52:00Z">
        <w:r>
          <w:rPr>
            <w:rFonts w:ascii="Times New Roman" w:hAnsi="Times New Roman"/>
          </w:rPr>
          <w:t>imitates</w:t>
        </w:r>
      </w:ins>
      <w:r>
        <w:rPr>
          <w:rFonts w:ascii="Times New Roman" w:hAnsi="Times New Roman"/>
        </w:rPr>
        <w:t xml:space="preserve"> without understanding of what the categories </w:t>
      </w:r>
      <w:r>
        <w:rPr>
          <w:rFonts w:ascii="Times New Roman" w:hAnsi="Times New Roman"/>
          <w:i/>
          <w:iCs/>
        </w:rPr>
        <w:t>mean</w:t>
      </w:r>
      <w:r>
        <w:rPr>
          <w:rFonts w:ascii="Times New Roman" w:hAnsi="Times New Roman"/>
        </w:rPr>
        <w:t>.</w:t>
      </w:r>
    </w:p>
    <w:p w:rsidR="009E23DD" w:rsidRDefault="009E23DD">
      <w:pPr>
        <w:rPr>
          <w:rFonts w:ascii="Times New Roman" w:hAnsi="Times New Roman"/>
        </w:rPr>
      </w:pPr>
      <w:r>
        <w:rPr>
          <w:rFonts w:ascii="Times New Roman" w:hAnsi="Times New Roman"/>
          <w:b/>
          <w:bCs/>
        </w:rPr>
        <w:t>2.</w:t>
      </w:r>
      <w:r>
        <w:rPr>
          <w:rFonts w:ascii="Times New Roman" w:hAnsi="Times New Roman"/>
        </w:rPr>
        <w:t xml:space="preserve"> Insecurity</w:t>
      </w:r>
      <w:ins w:id="128" w:author="Gunnar" w:date="2015-06-29T16:52:00Z">
        <w:r>
          <w:rPr>
            <w:rFonts w:ascii="Times New Roman" w:hAnsi="Times New Roman"/>
          </w:rPr>
          <w:t>-</w:t>
        </w:r>
      </w:ins>
      <w:del w:id="129" w:author="Gunnar" w:date="2015-06-29T16:52:00Z">
        <w:r w:rsidDel="00E47B7A">
          <w:rPr>
            <w:rFonts w:ascii="Times New Roman" w:hAnsi="Times New Roman"/>
          </w:rPr>
          <w:delText xml:space="preserve"> </w:delText>
        </w:r>
      </w:del>
      <w:r>
        <w:rPr>
          <w:rFonts w:ascii="Times New Roman" w:hAnsi="Times New Roman"/>
        </w:rPr>
        <w:t xml:space="preserve">driven </w:t>
      </w:r>
      <w:del w:id="130" w:author="Gunnar" w:date="2015-06-29T16:52:00Z">
        <w:r w:rsidDel="00E47B7A">
          <w:rPr>
            <w:rFonts w:ascii="Times New Roman" w:hAnsi="Times New Roman"/>
          </w:rPr>
          <w:delText>adolescense</w:delText>
        </w:r>
      </w:del>
      <w:ins w:id="131" w:author="Gunnar" w:date="2015-06-29T16:52:00Z">
        <w:r>
          <w:rPr>
            <w:rFonts w:ascii="Times New Roman" w:hAnsi="Times New Roman"/>
          </w:rPr>
          <w:t>adolescence</w:t>
        </w:r>
      </w:ins>
      <w:r>
        <w:rPr>
          <w:rFonts w:ascii="Times New Roman" w:hAnsi="Times New Roman"/>
        </w:rPr>
        <w:t>, where one, often painfully</w:t>
      </w:r>
      <w:r>
        <w:rPr>
          <w:rStyle w:val="FootnoteAnchor"/>
          <w:rFonts w:ascii="Times New Roman" w:hAnsi="Times New Roman"/>
        </w:rPr>
        <w:footnoteReference w:id="12"/>
      </w:r>
      <w:r>
        <w:rPr>
          <w:rFonts w:ascii="Times New Roman" w:hAnsi="Times New Roman"/>
        </w:rPr>
        <w:t>, learns social hierarchies and what the categories mean.</w:t>
      </w:r>
      <w:del w:id="132" w:author="Gunnar" w:date="2015-06-29T16:52:00Z">
        <w:r w:rsidDel="00E47B7A">
          <w:rPr>
            <w:rFonts w:ascii="Times New Roman" w:hAnsi="Times New Roman"/>
          </w:rPr>
          <w:delText xml:space="preserve">  </w:delText>
        </w:r>
      </w:del>
    </w:p>
    <w:p w:rsidR="009E23DD" w:rsidRDefault="009E23DD">
      <w:pPr>
        <w:rPr>
          <w:rFonts w:ascii="Times New Roman" w:hAnsi="Times New Roman"/>
        </w:rPr>
      </w:pPr>
      <w:r>
        <w:rPr>
          <w:rFonts w:ascii="Times New Roman" w:hAnsi="Times New Roman"/>
          <w:b/>
          <w:bCs/>
        </w:rPr>
        <w:t>3.</w:t>
      </w:r>
      <w:r>
        <w:rPr>
          <w:rFonts w:ascii="Times New Roman" w:hAnsi="Times New Roman"/>
        </w:rPr>
        <w:t xml:space="preserve"> Culture</w:t>
      </w:r>
      <w:ins w:id="133" w:author="Gunnar" w:date="2015-06-29T16:52:00Z">
        <w:r>
          <w:rPr>
            <w:rFonts w:ascii="Times New Roman" w:hAnsi="Times New Roman"/>
          </w:rPr>
          <w:t>-</w:t>
        </w:r>
      </w:ins>
      <w:del w:id="134" w:author="Gunnar" w:date="2015-06-29T16:52:00Z">
        <w:r w:rsidDel="00E47B7A">
          <w:rPr>
            <w:rFonts w:ascii="Times New Roman" w:hAnsi="Times New Roman"/>
          </w:rPr>
          <w:delText xml:space="preserve"> </w:delText>
        </w:r>
      </w:del>
      <w:r>
        <w:rPr>
          <w:rFonts w:ascii="Times New Roman" w:hAnsi="Times New Roman"/>
        </w:rPr>
        <w:t>savvy adulthood, where the acquired cultural knowledge is utilised to keep the social pain away. Comfort zones have been formed</w:t>
      </w:r>
      <w:del w:id="135" w:author="Gunnar" w:date="2015-06-29T16:52:00Z">
        <w:r w:rsidDel="00E47B7A">
          <w:rPr>
            <w:rFonts w:ascii="Times New Roman" w:hAnsi="Times New Roman"/>
          </w:rPr>
          <w:delText>,</w:delText>
        </w:r>
      </w:del>
      <w:r>
        <w:rPr>
          <w:rFonts w:ascii="Times New Roman" w:hAnsi="Times New Roman"/>
        </w:rPr>
        <w:t xml:space="preserve"> and the culture</w:t>
      </w:r>
      <w:ins w:id="136" w:author="Gunnar" w:date="2015-06-29T16:53:00Z">
        <w:r>
          <w:rPr>
            <w:rFonts w:ascii="Times New Roman" w:hAnsi="Times New Roman"/>
          </w:rPr>
          <w:t>-</w:t>
        </w:r>
      </w:ins>
      <w:del w:id="137" w:author="Gunnar" w:date="2015-06-29T16:53:00Z">
        <w:r w:rsidDel="00E47B7A">
          <w:rPr>
            <w:rFonts w:ascii="Times New Roman" w:hAnsi="Times New Roman"/>
          </w:rPr>
          <w:delText xml:space="preserve"> </w:delText>
        </w:r>
      </w:del>
      <w:r>
        <w:rPr>
          <w:rFonts w:ascii="Times New Roman" w:hAnsi="Times New Roman"/>
        </w:rPr>
        <w:t xml:space="preserve">savvy adult knows how to stay within </w:t>
      </w:r>
      <w:ins w:id="138" w:author="Gunnar" w:date="2015-06-29T16:53:00Z">
        <w:r>
          <w:rPr>
            <w:rFonts w:ascii="Times New Roman" w:hAnsi="Times New Roman"/>
          </w:rPr>
          <w:t>his/her</w:t>
        </w:r>
      </w:ins>
      <w:del w:id="139" w:author="Gunnar" w:date="2015-06-29T16:53:00Z">
        <w:r w:rsidDel="00E47B7A">
          <w:rPr>
            <w:rFonts w:ascii="Times New Roman" w:hAnsi="Times New Roman"/>
          </w:rPr>
          <w:delText>their</w:delText>
        </w:r>
      </w:del>
      <w:r>
        <w:rPr>
          <w:rFonts w:ascii="Times New Roman" w:hAnsi="Times New Roman"/>
        </w:rPr>
        <w:t xml:space="preserve"> boundaries without getting hurt, or even uncomfortable.</w:t>
      </w:r>
    </w:p>
    <w:p w:rsidR="009E23DD" w:rsidRDefault="009E23DD">
      <w:pPr>
        <w:rPr>
          <w:rFonts w:ascii="Times New Roman" w:hAnsi="Times New Roman"/>
        </w:rPr>
      </w:pPr>
      <w:r>
        <w:rPr>
          <w:rFonts w:ascii="Times New Roman" w:hAnsi="Times New Roman"/>
          <w:b/>
          <w:bCs/>
        </w:rPr>
        <w:t>4.</w:t>
      </w:r>
      <w:r>
        <w:rPr>
          <w:rFonts w:ascii="Times New Roman" w:hAnsi="Times New Roman"/>
        </w:rPr>
        <w:t xml:space="preserve"> Maturity into occasional personhood and consciousness.</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The</w:t>
      </w:r>
      <w:ins w:id="140" w:author="Gunnar" w:date="2015-06-29T16:53:00Z">
        <w:r>
          <w:rPr>
            <w:rFonts w:ascii="Times New Roman" w:hAnsi="Times New Roman"/>
          </w:rPr>
          <w:t xml:space="preserve"> type of </w:t>
        </w:r>
      </w:ins>
      <w:r>
        <w:rPr>
          <w:rFonts w:ascii="Times New Roman" w:hAnsi="Times New Roman"/>
        </w:rPr>
        <w:t xml:space="preserve"> culture</w:t>
      </w:r>
      <w:ins w:id="141" w:author="Gunnar" w:date="2015-06-29T16:53:00Z">
        <w:r>
          <w:rPr>
            <w:rFonts w:ascii="Times New Roman" w:hAnsi="Times New Roman"/>
          </w:rPr>
          <w:t>-</w:t>
        </w:r>
      </w:ins>
      <w:del w:id="142" w:author="Gunnar" w:date="2015-06-29T16:53:00Z">
        <w:r w:rsidDel="00E47B7A">
          <w:rPr>
            <w:rFonts w:ascii="Times New Roman" w:hAnsi="Times New Roman"/>
          </w:rPr>
          <w:delText xml:space="preserve"> </w:delText>
        </w:r>
      </w:del>
      <w:r>
        <w:rPr>
          <w:rFonts w:ascii="Times New Roman" w:hAnsi="Times New Roman"/>
        </w:rPr>
        <w:t>savvy adult</w:t>
      </w:r>
      <w:del w:id="143" w:author="Gunnar" w:date="2015-06-29T16:53:00Z">
        <w:r w:rsidDel="00E47B7A">
          <w:rPr>
            <w:rFonts w:ascii="Times New Roman" w:hAnsi="Times New Roman"/>
          </w:rPr>
          <w:delText>s</w:delText>
        </w:r>
      </w:del>
      <w:r>
        <w:rPr>
          <w:rFonts w:ascii="Times New Roman" w:hAnsi="Times New Roman"/>
        </w:rPr>
        <w:t xml:space="preserve"> we end up as depend on the cultural upbringing which brought us here. One part of the project of meaningness is to challenge our cultural prejudices, preconceptions and biases</w:t>
      </w:r>
      <w:del w:id="144" w:author="Gunnar" w:date="2015-06-29T16:53:00Z">
        <w:r w:rsidDel="00E47B7A">
          <w:rPr>
            <w:rFonts w:ascii="Times New Roman" w:hAnsi="Times New Roman"/>
          </w:rPr>
          <w:delText>,</w:delText>
        </w:r>
      </w:del>
      <w:r>
        <w:rPr>
          <w:rFonts w:ascii="Times New Roman" w:hAnsi="Times New Roman"/>
        </w:rPr>
        <w:t xml:space="preserve"> and they are rooted in our insecurity and fear of social pain. In our egos. Therefore, they can only be challenged socially, together.</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However, to challenge is not to abandon, but to understand. Without cultural limitations we are no longer human. By challenging our prejudices we can understand them, be aware of them, and integrate them meaningfully into our lives, without the notion that they are good or natural</w:t>
      </w:r>
      <w:r>
        <w:rPr>
          <w:rStyle w:val="FootnoteAnchor"/>
          <w:rFonts w:ascii="Times New Roman" w:hAnsi="Times New Roman"/>
        </w:rPr>
        <w:footnoteReference w:id="13"/>
      </w:r>
      <w:r>
        <w:rPr>
          <w:rFonts w:ascii="Times New Roman" w:hAnsi="Times New Roman"/>
        </w:rPr>
        <w:t>, but merely part of who we have become. By denying this knowledge, we cannot transform into anything.</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Here my modern prejudice surfaces</w:t>
      </w:r>
      <w:del w:id="150" w:author="Gunnar" w:date="2015-06-29T16:55:00Z">
        <w:r w:rsidDel="00200B7C">
          <w:rPr>
            <w:rFonts w:ascii="Times New Roman" w:hAnsi="Times New Roman"/>
          </w:rPr>
          <w:delText>,</w:delText>
        </w:r>
      </w:del>
      <w:r>
        <w:rPr>
          <w:rFonts w:ascii="Times New Roman" w:hAnsi="Times New Roman"/>
        </w:rPr>
        <w:t xml:space="preserve"> and I must battle with the notion that change is progress. Transformations do not make us better, it merely makes us different. Transformations do</w:t>
      </w:r>
      <w:del w:id="151" w:author="Gunnar" w:date="2015-06-29T16:56:00Z">
        <w:r w:rsidDel="00200B7C">
          <w:rPr>
            <w:rFonts w:ascii="Times New Roman" w:hAnsi="Times New Roman"/>
          </w:rPr>
          <w:delText>es</w:delText>
        </w:r>
      </w:del>
      <w:r>
        <w:rPr>
          <w:rFonts w:ascii="Times New Roman" w:hAnsi="Times New Roman"/>
        </w:rPr>
        <w:t xml:space="preserve"> not peel off layers of insincerity and insecurity to find something pure beneath. I find it easy to fool myself into believing that there are aspects of the self dormant within, and hidden behind our culture. Of course this is not true, the aspects of </w:t>
      </w:r>
      <w:del w:id="152" w:author="Gunnar" w:date="2015-06-29T16:56:00Z">
        <w:r w:rsidDel="00200B7C">
          <w:rPr>
            <w:rFonts w:ascii="Times New Roman" w:hAnsi="Times New Roman"/>
          </w:rPr>
          <w:delText xml:space="preserve">ourselves </w:delText>
        </w:r>
      </w:del>
      <w:ins w:id="153" w:author="Gunnar" w:date="2015-06-29T16:56:00Z">
        <w:r>
          <w:rPr>
            <w:rFonts w:ascii="Times New Roman" w:hAnsi="Times New Roman"/>
          </w:rPr>
          <w:t xml:space="preserve">us </w:t>
        </w:r>
      </w:ins>
      <w:r>
        <w:rPr>
          <w:rFonts w:ascii="Times New Roman" w:hAnsi="Times New Roman"/>
        </w:rPr>
        <w:t>are not dormant, they do not exist until they come into existence through sincere interactions with the world, and especially with Each</w:t>
      </w:r>
      <w:ins w:id="154" w:author="Gunnar" w:date="2015-06-29T16:56:00Z">
        <w:r>
          <w:rPr>
            <w:rFonts w:ascii="Times New Roman" w:hAnsi="Times New Roman"/>
          </w:rPr>
          <w:t>-</w:t>
        </w:r>
      </w:ins>
      <w:r>
        <w:rPr>
          <w:rFonts w:ascii="Times New Roman" w:hAnsi="Times New Roman"/>
        </w:rPr>
        <w:t>other. Self-discovery is a process of formation and transformation, not of unearthing and peeling. If I were to peel off all layers of culture, I would be left as nothing.</w:t>
      </w:r>
    </w:p>
    <w:p w:rsidR="009E23DD" w:rsidRDefault="009E23DD"/>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rPr>
        <w:t>To find meaningness is to be aware of one's culture and the identities that come</w:t>
      </w:r>
      <w:del w:id="155" w:author="Gunnar" w:date="2015-06-29T16:56:00Z">
        <w:r w:rsidDel="00200B7C">
          <w:rPr>
            <w:rFonts w:ascii="Times New Roman" w:hAnsi="Times New Roman" w:cs="Times New Roman"/>
          </w:rPr>
          <w:delText>s</w:delText>
        </w:r>
      </w:del>
      <w:r>
        <w:rPr>
          <w:rFonts w:ascii="Times New Roman" w:hAnsi="Times New Roman" w:cs="Times New Roman"/>
        </w:rPr>
        <w:t xml:space="preserve">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ascii="Times New Roman" w:hAnsi="Times New Roman" w:cs="Times New Roman"/>
          <w:i/>
          <w:iCs/>
        </w:rPr>
        <w:t>my</w:t>
      </w:r>
      <w:r>
        <w:rPr>
          <w:rFonts w:ascii="Times New Roman" w:hAnsi="Times New Roman" w:cs="Times New Roman"/>
        </w:rPr>
        <w:t xml:space="preserve"> meaningness will be different from yours. It is not necessary, but it helps if my </w:t>
      </w:r>
      <w:del w:id="156" w:author="Gunnar" w:date="2015-06-29T16:57:00Z">
        <w:r w:rsidDel="00200B7C">
          <w:rPr>
            <w:rFonts w:ascii="Times New Roman" w:hAnsi="Times New Roman" w:cs="Times New Roman"/>
          </w:rPr>
          <w:delText>interactions with Eachother is</w:delText>
        </w:r>
      </w:del>
      <w:ins w:id="157" w:author="Gunnar" w:date="2015-06-29T16:57:00Z">
        <w:r>
          <w:rPr>
            <w:rFonts w:ascii="Times New Roman" w:hAnsi="Times New Roman" w:cs="Times New Roman"/>
          </w:rPr>
          <w:t>interactions with Each-other are</w:t>
        </w:r>
      </w:ins>
      <w:r>
        <w:rPr>
          <w:rFonts w:ascii="Times New Roman" w:hAnsi="Times New Roman" w:cs="Times New Roman"/>
        </w:rPr>
        <w:t xml:space="preserve"> diverse. This enhances the cross-section of cultural biases within </w:t>
      </w:r>
      <w:del w:id="158" w:author="Gunnar" w:date="2015-06-29T16:57:00Z">
        <w:r w:rsidDel="00200B7C">
          <w:rPr>
            <w:rFonts w:ascii="Times New Roman" w:hAnsi="Times New Roman" w:cs="Times New Roman"/>
          </w:rPr>
          <w:delText xml:space="preserve">myself </w:delText>
        </w:r>
      </w:del>
      <w:ins w:id="159" w:author="Gunnar" w:date="2015-06-29T16:57:00Z">
        <w:r>
          <w:rPr>
            <w:rFonts w:ascii="Times New Roman" w:hAnsi="Times New Roman" w:cs="Times New Roman"/>
          </w:rPr>
          <w:t xml:space="preserve">me </w:t>
        </w:r>
      </w:ins>
      <w:del w:id="160" w:author="Gunnar" w:date="2015-06-29T16:57:00Z">
        <w:r w:rsidDel="00200B7C">
          <w:rPr>
            <w:rFonts w:ascii="Times New Roman" w:hAnsi="Times New Roman" w:cs="Times New Roman"/>
          </w:rPr>
          <w:delText>which get</w:delText>
        </w:r>
      </w:del>
      <w:ins w:id="161" w:author="Gunnar" w:date="2015-06-29T16:57:00Z">
        <w:r>
          <w:rPr>
            <w:rFonts w:ascii="Times New Roman" w:hAnsi="Times New Roman" w:cs="Times New Roman"/>
          </w:rPr>
          <w:t>that are</w:t>
        </w:r>
      </w:ins>
      <w:r>
        <w:rPr>
          <w:rFonts w:ascii="Times New Roman" w:hAnsi="Times New Roman" w:cs="Times New Roman"/>
        </w:rPr>
        <w:t xml:space="preserve"> challenged. However, meaningness is not about abolishing norms, but rather about engaging sincerely with the ones we can, and reject those with which we cannot and which stand in the way of sincere engagements.</w:t>
      </w:r>
    </w:p>
    <w:p w:rsidR="009E23DD" w:rsidRDefault="009E23DD">
      <w:pPr>
        <w:pStyle w:val="Body"/>
        <w:widowControl/>
        <w:shd w:val="clear" w:color="auto" w:fill="FFFFFF"/>
        <w:suppressAutoHyphens w:val="0"/>
        <w:rPr>
          <w:rFonts w:ascii="Times New Roman" w:hAnsi="Times New Roman"/>
        </w:rPr>
      </w:pPr>
    </w:p>
    <w:p w:rsidR="009E23DD" w:rsidRDefault="009E23DD">
      <w:pPr>
        <w:pStyle w:val="Heading1"/>
      </w:pPr>
      <w:r>
        <w:t>The Other and Each</w:t>
      </w:r>
      <w:ins w:id="162" w:author="Gunnar" w:date="2015-06-29T16:57:00Z">
        <w:r>
          <w:t>-</w:t>
        </w:r>
      </w:ins>
      <w:r>
        <w:t>other</w:t>
      </w:r>
    </w:p>
    <w:p w:rsidR="009E23DD" w:rsidRDefault="009E23DD">
      <w:pPr>
        <w:rPr>
          <w:rFonts w:ascii="Times New Roman" w:eastAsia="ヒラギノ角ゴ Pro W3" w:hAnsi="Times New Roman" w:cs="Times New Roman Bold"/>
          <w:b/>
          <w:bCs/>
          <w:color w:val="000000"/>
          <w:shd w:val="clear" w:color="auto" w:fill="FFFFFF"/>
        </w:rPr>
      </w:pPr>
      <w:r w:rsidRPr="0045783E">
        <w:rPr>
          <w:rFonts w:ascii="Times New Roman" w:eastAsia="ヒラギノ角ゴ Pro W3" w:hAnsi="Times New Roman" w:cs="Times New Roman Bold"/>
          <w:b/>
          <w:noProof/>
          <w:color w:val="000000"/>
          <w:shd w:val="clear" w:color="auto" w:fill="FFFFFF"/>
          <w:lang w:val="sv-SE" w:eastAsia="sv-SE" w:bidi="ar-SA"/>
        </w:rPr>
        <w:pict>
          <v:shape id="_x0000_i1027" type="#_x0000_t75" style="width:297pt;height:203.25pt;visibility:visible">
            <v:imagedata r:id="rId9" o:title=""/>
          </v:shape>
        </w:pict>
      </w:r>
    </w:p>
    <w:p w:rsidR="009E23DD" w:rsidRDefault="009E23DD">
      <w:pPr>
        <w:rPr>
          <w:rStyle w:val="FootnoteAnchor"/>
          <w:rFonts w:ascii="Times New Roman" w:eastAsia="ヒラギノ角ゴ Pro W3" w:hAnsi="Times New Roman" w:cs="Times New Roman Bold"/>
          <w:i/>
          <w:iCs/>
          <w:color w:val="000000"/>
          <w:shd w:val="clear" w:color="auto" w:fill="FFFFFF"/>
          <w:vertAlign w:val="baseline"/>
        </w:rPr>
      </w:pPr>
      <w:r>
        <w:rPr>
          <w:rFonts w:ascii="Times New Roman" w:eastAsia="ヒラギノ角ゴ Pro W3" w:hAnsi="Times New Roman" w:cs="Times New Roman Bold"/>
          <w:b/>
          <w:bCs/>
          <w:color w:val="000000"/>
          <w:shd w:val="clear" w:color="auto" w:fill="FFFFFF"/>
        </w:rPr>
        <w:t>Berthold Brecht:</w:t>
      </w:r>
      <w:r>
        <w:rPr>
          <w:rFonts w:ascii="Times New Roman" w:eastAsia="ヒラギノ角ゴ Pro W3" w:hAnsi="Times New Roman" w:cs="Times New Roman Bold"/>
          <w:i/>
          <w:iCs/>
          <w:color w:val="000000"/>
          <w:shd w:val="clear" w:color="auto" w:fill="FFFFFF"/>
        </w:rPr>
        <w:t xml:space="preserve"> "What do you do when you love another human?" "I draw a sketch of him" said Mr K, "and I take care about the likeness" "Of what? The sketch?""No", said Mr K, "the human"</w:t>
      </w:r>
      <w:r>
        <w:rPr>
          <w:rStyle w:val="FootnoteAnchor"/>
          <w:rFonts w:ascii="Times New Roman" w:eastAsia="ヒラギノ角ゴ Pro W3" w:hAnsi="Times New Roman" w:cs="Times New Roman Bold"/>
          <w:i/>
          <w:iCs/>
          <w:color w:val="000000"/>
          <w:shd w:val="clear" w:color="auto" w:fill="FFFFFF"/>
          <w:vertAlign w:val="baseline"/>
        </w:rPr>
        <w:footnoteReference w:id="14"/>
      </w:r>
    </w:p>
    <w:p w:rsidR="009E23DD" w:rsidRDefault="009E23DD">
      <w:pPr>
        <w:rPr>
          <w:rFonts w:ascii="Times New Roman" w:eastAsia="ヒラギノ角ゴ Pro W3" w:hAnsi="Times New Roman"/>
          <w:color w:val="000000"/>
          <w:shd w:val="clear" w:color="auto" w:fill="FFFFFF"/>
        </w:rPr>
      </w:pP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rPr>
        <w:t xml:space="preserve">We connect with others through our </w:t>
      </w:r>
      <w:r>
        <w:rPr>
          <w:rFonts w:ascii="Times New Roman" w:hAnsi="Times New Roman" w:cs="Times New Roman"/>
          <w:i/>
          <w:iCs/>
        </w:rPr>
        <w:t>vulnerabilities</w:t>
      </w:r>
      <w:r>
        <w:rPr>
          <w:rFonts w:ascii="Times New Roman" w:hAnsi="Times New Roman" w:cs="Times New Roman"/>
        </w:rPr>
        <w:t xml:space="preserve">. When we are insecure we try to hide any perceived flaw or vulnerability in social interactions, and hide them to ourselves. Thereby we create a distance between </w:t>
      </w:r>
      <w:del w:id="163" w:author="Gunnar" w:date="2015-06-29T16:58:00Z">
        <w:r w:rsidDel="00200B7C">
          <w:rPr>
            <w:rFonts w:ascii="Times New Roman" w:hAnsi="Times New Roman" w:cs="Times New Roman"/>
          </w:rPr>
          <w:delText xml:space="preserve">ourselves </w:delText>
        </w:r>
      </w:del>
      <w:ins w:id="164" w:author="Gunnar" w:date="2015-06-29T16:58:00Z">
        <w:r>
          <w:rPr>
            <w:rFonts w:ascii="Times New Roman" w:hAnsi="Times New Roman" w:cs="Times New Roman"/>
          </w:rPr>
          <w:t xml:space="preserve">us </w:t>
        </w:r>
      </w:ins>
      <w:r>
        <w:rPr>
          <w:rFonts w:ascii="Times New Roman" w:hAnsi="Times New Roman" w:cs="Times New Roman"/>
        </w:rPr>
        <w:t xml:space="preserve">and other people (and to ourselves), turning them into </w:t>
      </w:r>
      <w:r>
        <w:rPr>
          <w:rFonts w:ascii="Times New Roman" w:hAnsi="Times New Roman" w:cs="Times New Roman"/>
          <w:i/>
          <w:iCs/>
        </w:rPr>
        <w:t>the Other</w:t>
      </w:r>
      <w:r>
        <w:rPr>
          <w:rFonts w:ascii="Times New Roman" w:hAnsi="Times New Roman" w:cs="Times New Roman"/>
        </w:rPr>
        <w:t xml:space="preserve">. We crave the Other's respect or admiration or fear, and judge ourselves by our ability to hide perceived flaws and instill responses in the Other. The Other becomes a projection for our </w:t>
      </w:r>
      <w:del w:id="165" w:author="Gunnar" w:date="2015-06-29T16:58:00Z">
        <w:r w:rsidDel="00200B7C">
          <w:rPr>
            <w:rFonts w:ascii="Times New Roman" w:hAnsi="Times New Roman" w:cs="Times New Roman"/>
          </w:rPr>
          <w:delText>embarassment</w:delText>
        </w:r>
      </w:del>
      <w:ins w:id="166" w:author="Gunnar" w:date="2015-06-29T16:58:00Z">
        <w:r>
          <w:rPr>
            <w:rFonts w:ascii="Times New Roman" w:hAnsi="Times New Roman" w:cs="Times New Roman"/>
          </w:rPr>
          <w:t>embarrassment</w:t>
        </w:r>
      </w:ins>
      <w:r>
        <w:rPr>
          <w:rFonts w:ascii="Times New Roman" w:hAnsi="Times New Roman" w:cs="Times New Roman"/>
        </w:rPr>
        <w:t>. But our vulnerabilities are connected with our insecurities of perceived flaws, which are only flaws in a certain cultural context. Only by being open about our vulnerabilities with Each</w:t>
      </w:r>
      <w:ins w:id="167" w:author="Gunnar" w:date="2015-06-29T16:58:00Z">
        <w:r>
          <w:rPr>
            <w:rFonts w:ascii="Times New Roman" w:hAnsi="Times New Roman" w:cs="Times New Roman"/>
          </w:rPr>
          <w:t>-</w:t>
        </w:r>
      </w:ins>
      <w:r>
        <w:rPr>
          <w:rFonts w:ascii="Times New Roman" w:hAnsi="Times New Roman" w:cs="Times New Roman"/>
        </w:rPr>
        <w:t>other do we get a means to deal with them, and only then do we let ourselves really get to know Each</w:t>
      </w:r>
      <w:ins w:id="168" w:author="Gunnar" w:date="2015-06-29T16:58:00Z">
        <w:r>
          <w:rPr>
            <w:rFonts w:ascii="Times New Roman" w:hAnsi="Times New Roman" w:cs="Times New Roman"/>
          </w:rPr>
          <w:t>-</w:t>
        </w:r>
      </w:ins>
      <w:r>
        <w:rPr>
          <w:rFonts w:ascii="Times New Roman" w:hAnsi="Times New Roman" w:cs="Times New Roman"/>
        </w:rPr>
        <w:t xml:space="preserve">other, and in the process get to know ourselves, maybe for the first time. Learning to truly know another person is to truly learn to know </w:t>
      </w:r>
      <w:del w:id="169" w:author="Gunnar" w:date="2015-06-29T16:58:00Z">
        <w:r w:rsidDel="00200B7C">
          <w:rPr>
            <w:rFonts w:ascii="Times New Roman" w:hAnsi="Times New Roman" w:cs="Times New Roman"/>
          </w:rPr>
          <w:delText>oneself</w:delText>
        </w:r>
      </w:del>
      <w:ins w:id="170" w:author="Gunnar" w:date="2015-06-29T16:58:00Z">
        <w:r>
          <w:rPr>
            <w:rFonts w:ascii="Times New Roman" w:hAnsi="Times New Roman" w:cs="Times New Roman"/>
          </w:rPr>
          <w:t>one</w:t>
        </w:r>
      </w:ins>
      <w:r>
        <w:rPr>
          <w:rFonts w:ascii="Times New Roman" w:hAnsi="Times New Roman" w:cs="Times New Roman"/>
        </w:rPr>
        <w:t xml:space="preserve">. And by </w:t>
      </w:r>
      <w:del w:id="171" w:author="Gunnar" w:date="2015-06-29T16:58:00Z">
        <w:r w:rsidDel="00200B7C">
          <w:rPr>
            <w:rFonts w:ascii="Times New Roman" w:hAnsi="Times New Roman" w:cs="Times New Roman"/>
          </w:rPr>
          <w:delText xml:space="preserve">so </w:delText>
        </w:r>
      </w:del>
      <w:r>
        <w:rPr>
          <w:rFonts w:ascii="Times New Roman" w:hAnsi="Times New Roman" w:cs="Times New Roman"/>
        </w:rPr>
        <w:t>doing</w:t>
      </w:r>
      <w:ins w:id="172" w:author="Gunnar" w:date="2015-06-29T16:58:00Z">
        <w:r>
          <w:rPr>
            <w:rFonts w:ascii="Times New Roman" w:hAnsi="Times New Roman" w:cs="Times New Roman"/>
          </w:rPr>
          <w:t xml:space="preserve"> that</w:t>
        </w:r>
      </w:ins>
      <w:r>
        <w:rPr>
          <w:rFonts w:ascii="Times New Roman" w:hAnsi="Times New Roman" w:cs="Times New Roman"/>
        </w:rPr>
        <w:t>, both you and the other person transform, so who you knew</w:t>
      </w:r>
      <w:ins w:id="173" w:author="Gunnar" w:date="2015-06-29T16:58:00Z">
        <w:r>
          <w:rPr>
            <w:rFonts w:ascii="Times New Roman" w:hAnsi="Times New Roman" w:cs="Times New Roman"/>
          </w:rPr>
          <w:t xml:space="preserve"> </w:t>
        </w:r>
      </w:ins>
      <w:r>
        <w:rPr>
          <w:rFonts w:ascii="Times New Roman" w:hAnsi="Times New Roman" w:cs="Times New Roman"/>
        </w:rPr>
        <w:t>no longer exists. Meaningness turns the Other into Each</w:t>
      </w:r>
      <w:ins w:id="174" w:author="Gunnar" w:date="2015-06-29T16:59:00Z">
        <w:r>
          <w:rPr>
            <w:rFonts w:ascii="Times New Roman" w:hAnsi="Times New Roman" w:cs="Times New Roman"/>
          </w:rPr>
          <w:t>-</w:t>
        </w:r>
      </w:ins>
      <w:r>
        <w:rPr>
          <w:rFonts w:ascii="Times New Roman" w:hAnsi="Times New Roman" w:cs="Times New Roman"/>
        </w:rPr>
        <w:t>other.</w:t>
      </w:r>
    </w:p>
    <w:p w:rsidR="009E23DD" w:rsidRDefault="009E23DD">
      <w:pPr>
        <w:pStyle w:val="TextBody"/>
        <w:widowControl/>
        <w:shd w:val="clear" w:color="auto" w:fill="FFFFFF"/>
        <w:suppressAutoHyphens w:val="0"/>
        <w:spacing w:after="0" w:line="240" w:lineRule="auto"/>
        <w:rPr>
          <w:rFonts w:ascii="Times New Roman" w:hAnsi="Times New Roman"/>
        </w:rPr>
      </w:pPr>
      <w:r w:rsidRPr="0045783E">
        <w:rPr>
          <w:rFonts w:ascii="Times New Roman" w:hAnsi="Times New Roman"/>
          <w:noProof/>
          <w:lang w:val="sv-SE" w:eastAsia="sv-SE" w:bidi="ar-SA"/>
        </w:rPr>
        <w:pict>
          <v:shape id="_x0000_i1028" type="#_x0000_t75" style="width:357.75pt;height:201.75pt;visibility:visible">
            <v:imagedata r:id="rId10" o:title=""/>
          </v:shape>
        </w:pict>
      </w:r>
    </w:p>
    <w:p w:rsidR="009E23DD" w:rsidRDefault="009E23DD">
      <w:pPr>
        <w:pStyle w:val="TextBody"/>
        <w:widowControl/>
        <w:shd w:val="clear" w:color="auto" w:fill="FFFFFF"/>
        <w:suppressAutoHyphens w:val="0"/>
        <w:spacing w:after="0" w:line="240" w:lineRule="auto"/>
        <w:rPr>
          <w:rFonts w:ascii="Times New Roman" w:hAnsi="Times New Roman"/>
        </w:rPr>
      </w:pPr>
    </w:p>
    <w:p w:rsidR="009E23DD" w:rsidRDefault="009E23DD">
      <w:pPr>
        <w:pStyle w:val="Body"/>
        <w:widowControl/>
        <w:shd w:val="clear" w:color="auto" w:fill="FFFFFF"/>
        <w:suppressAutoHyphens w:val="0"/>
        <w:rPr>
          <w:rFonts w:ascii="Times New Roman" w:hAnsi="Times New Roman"/>
        </w:rPr>
      </w:pPr>
      <w:r>
        <w:rPr>
          <w:rFonts w:ascii="Times New Roman" w:hAnsi="Times New Roman"/>
        </w:rPr>
        <w:t>To love your neighbour as you love yourself is not a good idea until you love yourself. When we are treating other people as Others, by hiding our flaws, this leads to insincere interaction, the extent of which only goes as far as the other person is useful to us, either by comforting our insecurity through the response we elicit, or by furthering some other insecurity driven cultural aspiration. But not as infinite persons with wh</w:t>
      </w:r>
      <w:ins w:id="175" w:author="Gunnar" w:date="2015-06-29T16:59:00Z">
        <w:r>
          <w:rPr>
            <w:rFonts w:ascii="Times New Roman" w:hAnsi="Times New Roman"/>
          </w:rPr>
          <w:t>om</w:t>
        </w:r>
      </w:ins>
      <w:del w:id="176" w:author="Gunnar" w:date="2015-06-29T16:59:00Z">
        <w:r w:rsidDel="00200B7C">
          <w:rPr>
            <w:rFonts w:ascii="Times New Roman" w:hAnsi="Times New Roman"/>
          </w:rPr>
          <w:delText>ich</w:delText>
        </w:r>
      </w:del>
      <w:r>
        <w:rPr>
          <w:rFonts w:ascii="Times New Roman" w:hAnsi="Times New Roman"/>
        </w:rPr>
        <w:t xml:space="preserve"> interacting is meaningful in itself. And we do this because we despise our flaws instead of recognising them as part of who we have become, and as an opportunity for learning and transforming.</w:t>
      </w:r>
    </w:p>
    <w:p w:rsidR="009E23DD" w:rsidRDefault="009E23DD">
      <w:pPr>
        <w:pStyle w:val="Body"/>
        <w:widowControl/>
        <w:shd w:val="clear" w:color="auto" w:fill="FFFFFF"/>
        <w:suppressAutoHyphens w:val="0"/>
        <w:rPr>
          <w:rFonts w:ascii="Times New Roman" w:hAnsi="Times New Roman"/>
        </w:rPr>
      </w:pPr>
    </w:p>
    <w:p w:rsidR="009E23DD" w:rsidRDefault="009E23DD">
      <w:pPr>
        <w:pStyle w:val="TextBody"/>
        <w:widowControl/>
        <w:shd w:val="clear" w:color="auto" w:fill="FFFFFF"/>
        <w:suppressAutoHyphens w:val="0"/>
        <w:spacing w:after="0" w:line="240" w:lineRule="auto"/>
        <w:rPr>
          <w:rStyle w:val="FootnoteAnchor"/>
          <w:rFonts w:ascii="Times New Roman" w:hAnsi="Times New Roman"/>
          <w:i/>
          <w:iCs/>
        </w:rPr>
      </w:pPr>
      <w:r>
        <w:rPr>
          <w:rFonts w:ascii="Times New Roman" w:hAnsi="Times New Roman"/>
          <w:b/>
          <w:bCs/>
        </w:rPr>
        <w:t>Johann Wolfgang von Goethe:</w:t>
      </w:r>
      <w:r>
        <w:rPr>
          <w:rFonts w:ascii="Times New Roman" w:hAnsi="Times New Roman"/>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i/>
          <w:iCs/>
        </w:rPr>
        <w:footnoteReference w:id="15"/>
      </w:r>
    </w:p>
    <w:p w:rsidR="009E23DD" w:rsidRDefault="009E23DD">
      <w:pPr>
        <w:pStyle w:val="TextBody"/>
        <w:widowControl/>
        <w:shd w:val="clear" w:color="auto" w:fill="FFFFFF"/>
        <w:suppressAutoHyphens w:val="0"/>
        <w:spacing w:after="0" w:line="240" w:lineRule="auto"/>
        <w:rPr>
          <w:rFonts w:ascii="Times New Roman" w:hAnsi="Times New Roman"/>
        </w:rPr>
      </w:pPr>
    </w:p>
    <w:p w:rsidR="009E23DD" w:rsidRDefault="009E23DD">
      <w:pPr>
        <w:pStyle w:val="TextBody"/>
        <w:widowControl/>
        <w:shd w:val="clear" w:color="auto" w:fill="FFFFFF"/>
        <w:suppressAutoHyphens w:val="0"/>
        <w:spacing w:after="0" w:line="240" w:lineRule="auto"/>
        <w:rPr>
          <w:rFonts w:ascii="Times New Roman" w:hAnsi="Times New Roman"/>
        </w:rPr>
      </w:pPr>
      <w:r>
        <w:rPr>
          <w:rFonts w:ascii="Times New Roman" w:hAnsi="Times New Roman"/>
        </w:rPr>
        <w:t>By interacting with the world while being sincere to ourselves, we manifest what we have become. And we become what we become through sincerity. And by manifesting, what we became is tested and transformed so that we keep becoming. And by manifesting, Each</w:t>
      </w:r>
      <w:ins w:id="177" w:author="Gunnar" w:date="2015-06-29T17:00:00Z">
        <w:r>
          <w:rPr>
            <w:rFonts w:ascii="Times New Roman" w:hAnsi="Times New Roman"/>
          </w:rPr>
          <w:t>-</w:t>
        </w:r>
      </w:ins>
      <w:r>
        <w:rPr>
          <w:rFonts w:ascii="Times New Roman" w:hAnsi="Times New Roman"/>
        </w:rPr>
        <w:t xml:space="preserve">other and the world transform with us. </w:t>
      </w:r>
    </w:p>
    <w:p w:rsidR="009E23DD" w:rsidRDefault="009E23DD">
      <w:pPr>
        <w:pStyle w:val="TextBody"/>
        <w:widowControl/>
        <w:shd w:val="clear" w:color="auto" w:fill="FFFFFF"/>
        <w:suppressAutoHyphens w:val="0"/>
        <w:spacing w:after="0" w:line="240" w:lineRule="auto"/>
      </w:pPr>
    </w:p>
    <w:p w:rsidR="009E23DD" w:rsidRDefault="009E23DD">
      <w:pPr>
        <w:pStyle w:val="TextBody"/>
        <w:widowControl/>
        <w:shd w:val="clear" w:color="auto" w:fill="FFFFFF"/>
        <w:suppressAutoHyphens w:val="0"/>
        <w:spacing w:after="0" w:line="240" w:lineRule="auto"/>
        <w:rPr>
          <w:rFonts w:ascii="Times New Roman" w:hAnsi="Times New Roman"/>
        </w:rPr>
      </w:pPr>
      <w:r>
        <w:rPr>
          <w:rFonts w:ascii="Times New Roman" w:hAnsi="Times New Roman"/>
        </w:rPr>
        <w:t xml:space="preserve">If, on the other hand, we try to hide who we have become to the world and in our interactions with it, who we are will never manifest, and </w:t>
      </w:r>
      <w:del w:id="178" w:author="Gunnar" w:date="2015-06-29T17:00:00Z">
        <w:r w:rsidDel="00200B7C">
          <w:rPr>
            <w:rFonts w:ascii="Times New Roman" w:hAnsi="Times New Roman"/>
          </w:rPr>
          <w:delText xml:space="preserve">neither </w:delText>
        </w:r>
      </w:del>
      <w:ins w:id="179" w:author="Gunnar" w:date="2015-06-29T17:00:00Z">
        <w:r>
          <w:rPr>
            <w:rFonts w:ascii="Times New Roman" w:hAnsi="Times New Roman"/>
          </w:rPr>
          <w:t xml:space="preserve">we </w:t>
        </w:r>
      </w:ins>
      <w:r>
        <w:rPr>
          <w:rFonts w:ascii="Times New Roman" w:hAnsi="Times New Roman"/>
        </w:rPr>
        <w:t xml:space="preserve">will </w:t>
      </w:r>
      <w:ins w:id="180" w:author="Gunnar" w:date="2015-06-29T17:01:00Z">
        <w:r>
          <w:rPr>
            <w:rFonts w:ascii="Times New Roman" w:hAnsi="Times New Roman"/>
          </w:rPr>
          <w:t>not</w:t>
        </w:r>
      </w:ins>
      <w:del w:id="181" w:author="Gunnar" w:date="2015-06-29T17:01:00Z">
        <w:r w:rsidDel="00200B7C">
          <w:rPr>
            <w:rFonts w:ascii="Times New Roman" w:hAnsi="Times New Roman"/>
          </w:rPr>
          <w:delText>we</w:delText>
        </w:r>
      </w:del>
      <w:r>
        <w:rPr>
          <w:rFonts w:ascii="Times New Roman" w:hAnsi="Times New Roman"/>
        </w:rPr>
        <w:t xml:space="preserve"> transform. We fear who we are, formed by social insecurity we hide behind lies we tell ourselves, behind layers of vagueness, finding rationalisation in retrospect. Vagueness in interactions </w:t>
      </w:r>
      <w:del w:id="182" w:author="Gunnar" w:date="2015-06-29T17:01:00Z">
        <w:r w:rsidDel="00200B7C">
          <w:rPr>
            <w:rFonts w:ascii="Times New Roman" w:hAnsi="Times New Roman"/>
          </w:rPr>
          <w:delText>detach</w:delText>
        </w:r>
      </w:del>
      <w:ins w:id="183" w:author="Gunnar" w:date="2015-06-29T17:01:00Z">
        <w:r>
          <w:rPr>
            <w:rFonts w:ascii="Times New Roman" w:hAnsi="Times New Roman"/>
          </w:rPr>
          <w:t>detaches</w:t>
        </w:r>
      </w:ins>
      <w:r>
        <w:rPr>
          <w:rFonts w:ascii="Times New Roman" w:hAnsi="Times New Roman"/>
        </w:rPr>
        <w:t xml:space="preserve"> us from Each</w:t>
      </w:r>
      <w:ins w:id="184" w:author="Gunnar" w:date="2015-06-29T17:01:00Z">
        <w:r>
          <w:rPr>
            <w:rFonts w:ascii="Times New Roman" w:hAnsi="Times New Roman"/>
          </w:rPr>
          <w:t>-</w:t>
        </w:r>
      </w:ins>
      <w:r>
        <w:rPr>
          <w:rFonts w:ascii="Times New Roman" w:hAnsi="Times New Roman"/>
        </w:rPr>
        <w:t>other, ourselves</w:t>
      </w:r>
      <w:del w:id="185" w:author="Gunnar" w:date="2015-06-29T17:01:00Z">
        <w:r w:rsidDel="00200B7C">
          <w:rPr>
            <w:rFonts w:ascii="Times New Roman" w:hAnsi="Times New Roman"/>
          </w:rPr>
          <w:delText>,</w:delText>
        </w:r>
      </w:del>
      <w:r>
        <w:rPr>
          <w:rFonts w:ascii="Times New Roman" w:hAnsi="Times New Roman"/>
        </w:rPr>
        <w:t xml:space="preserve"> and the world. By not acknowledging and tak</w:t>
      </w:r>
      <w:ins w:id="186" w:author="Gunnar" w:date="2015-06-29T17:01:00Z">
        <w:r>
          <w:rPr>
            <w:rFonts w:ascii="Times New Roman" w:hAnsi="Times New Roman"/>
          </w:rPr>
          <w:t>ing</w:t>
        </w:r>
      </w:ins>
      <w:del w:id="187" w:author="Gunnar" w:date="2015-06-29T17:01:00Z">
        <w:r w:rsidDel="00200B7C">
          <w:rPr>
            <w:rFonts w:ascii="Times New Roman" w:hAnsi="Times New Roman"/>
          </w:rPr>
          <w:delText>e</w:delText>
        </w:r>
      </w:del>
      <w:r>
        <w:rPr>
          <w:rFonts w:ascii="Times New Roman" w:hAnsi="Times New Roman"/>
        </w:rPr>
        <w:t xml:space="preserve"> </w:t>
      </w:r>
      <w:del w:id="188" w:author="Gunnar" w:date="2015-06-29T17:01:00Z">
        <w:r w:rsidDel="00200B7C">
          <w:rPr>
            <w:rFonts w:ascii="Times New Roman" w:hAnsi="Times New Roman"/>
          </w:rPr>
          <w:delText xml:space="preserve">serious </w:delText>
        </w:r>
      </w:del>
      <w:r>
        <w:rPr>
          <w:rFonts w:ascii="Times New Roman" w:hAnsi="Times New Roman"/>
        </w:rPr>
        <w:t>the aspects of ourselves which come into existence through our interaction with our context</w:t>
      </w:r>
      <w:ins w:id="189" w:author="Gunnar" w:date="2015-06-29T17:02:00Z">
        <w:r w:rsidRPr="00200B7C">
          <w:rPr>
            <w:rFonts w:ascii="Times New Roman" w:hAnsi="Times New Roman"/>
          </w:rPr>
          <w:t xml:space="preserve"> </w:t>
        </w:r>
        <w:r>
          <w:rPr>
            <w:rFonts w:ascii="Times New Roman" w:hAnsi="Times New Roman"/>
          </w:rPr>
          <w:t>seriously</w:t>
        </w:r>
      </w:ins>
      <w:r>
        <w:rPr>
          <w:rFonts w:ascii="Times New Roman" w:hAnsi="Times New Roman"/>
        </w:rPr>
        <w:t>, they cannot manifest.</w:t>
      </w:r>
    </w:p>
    <w:p w:rsidR="009E23DD" w:rsidRDefault="009E23DD">
      <w:pPr>
        <w:pStyle w:val="TextBody"/>
        <w:widowControl/>
        <w:shd w:val="clear" w:color="auto" w:fill="FFFFFF"/>
        <w:suppressAutoHyphens w:val="0"/>
        <w:spacing w:after="0" w:line="240" w:lineRule="auto"/>
        <w:rPr>
          <w:rFonts w:ascii="Times New Roman" w:hAnsi="Times New Roman"/>
        </w:rPr>
      </w:pPr>
    </w:p>
    <w:p w:rsidR="009E23DD" w:rsidRDefault="009E23DD">
      <w:pPr>
        <w:pStyle w:val="Body"/>
        <w:widowControl/>
        <w:shd w:val="clear" w:color="auto" w:fill="FFFFFF"/>
        <w:suppressAutoHyphens w:val="0"/>
        <w:rPr>
          <w:rFonts w:ascii="Times New Roman" w:hAnsi="Times New Roman" w:cs="Times New Roman"/>
          <w:i/>
          <w:iCs/>
        </w:rPr>
      </w:pPr>
      <w:r>
        <w:rPr>
          <w:rFonts w:ascii="Times New Roman" w:hAnsi="Times New Roman" w:cs="Times New Roman"/>
          <w:b/>
          <w:bCs/>
        </w:rPr>
        <w:t>Question:</w:t>
      </w:r>
      <w:r>
        <w:rPr>
          <w:rFonts w:ascii="Times New Roman" w:hAnsi="Times New Roman" w:cs="Times New Roman"/>
          <w:i/>
          <w:iCs/>
        </w:rPr>
        <w:t xml:space="preserve"> How </w:t>
      </w:r>
      <w:ins w:id="190" w:author="Gunnar" w:date="2015-06-29T17:02:00Z">
        <w:r>
          <w:rPr>
            <w:rFonts w:ascii="Times New Roman" w:hAnsi="Times New Roman" w:cs="Times New Roman"/>
            <w:i/>
            <w:iCs/>
          </w:rPr>
          <w:t>do</w:t>
        </w:r>
      </w:ins>
      <w:del w:id="191" w:author="Gunnar" w:date="2015-06-29T17:02:00Z">
        <w:r w:rsidDel="00200B7C">
          <w:rPr>
            <w:rFonts w:ascii="Times New Roman" w:hAnsi="Times New Roman" w:cs="Times New Roman"/>
            <w:i/>
            <w:iCs/>
          </w:rPr>
          <w:delText>can</w:delText>
        </w:r>
      </w:del>
      <w:r>
        <w:rPr>
          <w:rFonts w:ascii="Times New Roman" w:hAnsi="Times New Roman" w:cs="Times New Roman"/>
          <w:i/>
          <w:iCs/>
        </w:rPr>
        <w:t xml:space="preserve"> we know that our meaningful and sincere engagement with another person is reciprocated, and that the Other is sincere in their engagement with us, so that we form an Each</w:t>
      </w:r>
      <w:ins w:id="192" w:author="Gunnar" w:date="2015-06-29T17:02:00Z">
        <w:r>
          <w:rPr>
            <w:rFonts w:ascii="Times New Roman" w:hAnsi="Times New Roman" w:cs="Times New Roman"/>
            <w:i/>
            <w:iCs/>
          </w:rPr>
          <w:t>-</w:t>
        </w:r>
      </w:ins>
      <w:r>
        <w:rPr>
          <w:rFonts w:ascii="Times New Roman" w:hAnsi="Times New Roman" w:cs="Times New Roman"/>
          <w:i/>
          <w:iCs/>
        </w:rPr>
        <w:t>other? Is it a binary, either Other or Each</w:t>
      </w:r>
      <w:ins w:id="193" w:author="Gunnar" w:date="2015-06-29T17:02:00Z">
        <w:r>
          <w:rPr>
            <w:rFonts w:ascii="Times New Roman" w:hAnsi="Times New Roman" w:cs="Times New Roman"/>
            <w:i/>
            <w:iCs/>
          </w:rPr>
          <w:t>-</w:t>
        </w:r>
      </w:ins>
      <w:r>
        <w:rPr>
          <w:rFonts w:ascii="Times New Roman" w:hAnsi="Times New Roman" w:cs="Times New Roman"/>
          <w:i/>
          <w:iCs/>
        </w:rPr>
        <w:t>other, or is it gradual and part of the project? Is it important to know?</w:t>
      </w:r>
    </w:p>
    <w:p w:rsidR="009E23DD" w:rsidRDefault="009E23DD">
      <w:pPr>
        <w:pStyle w:val="TextBody"/>
        <w:widowControl/>
        <w:shd w:val="clear" w:color="auto" w:fill="FFFFFF"/>
        <w:suppressAutoHyphens w:val="0"/>
        <w:spacing w:after="0" w:line="240" w:lineRule="auto"/>
      </w:pPr>
    </w:p>
    <w:p w:rsidR="009E23DD" w:rsidRDefault="009E23DD">
      <w:pPr>
        <w:pStyle w:val="TextBody"/>
        <w:widowControl/>
        <w:shd w:val="clear" w:color="auto" w:fill="FFFFFF"/>
        <w:suppressAutoHyphens w:val="0"/>
        <w:spacing w:after="0" w:line="240" w:lineRule="auto"/>
        <w:rPr>
          <w:ins w:id="194" w:author="Gunnar" w:date="2015-06-29T17:04:00Z"/>
          <w:rFonts w:ascii="Times New Roman" w:hAnsi="Times New Roman"/>
        </w:rPr>
      </w:pPr>
      <w:r>
        <w:rPr>
          <w:rFonts w:ascii="Times New Roman" w:hAnsi="Times New Roman"/>
        </w:rPr>
        <w:t>Through sincere engagements with oneself, the world</w:t>
      </w:r>
      <w:del w:id="195" w:author="Gunnar" w:date="2015-06-29T17:02:00Z">
        <w:r w:rsidDel="00200B7C">
          <w:rPr>
            <w:rFonts w:ascii="Times New Roman" w:hAnsi="Times New Roman"/>
          </w:rPr>
          <w:delText>,</w:delText>
        </w:r>
      </w:del>
      <w:r>
        <w:rPr>
          <w:rFonts w:ascii="Times New Roman" w:hAnsi="Times New Roman"/>
        </w:rPr>
        <w:t xml:space="preserve"> and Each</w:t>
      </w:r>
      <w:ins w:id="196" w:author="Gunnar" w:date="2015-06-29T17:02:00Z">
        <w:r>
          <w:rPr>
            <w:rFonts w:ascii="Times New Roman" w:hAnsi="Times New Roman"/>
          </w:rPr>
          <w:t>-</w:t>
        </w:r>
      </w:ins>
      <w:r>
        <w:rPr>
          <w:rFonts w:ascii="Times New Roman" w:hAnsi="Times New Roman"/>
        </w:rPr>
        <w:t>other we bring into existence aspects of ourselves. This demands times for interactions with the world and Each</w:t>
      </w:r>
      <w:ins w:id="197" w:author="Gunnar" w:date="2015-06-29T17:02:00Z">
        <w:r>
          <w:rPr>
            <w:rFonts w:ascii="Times New Roman" w:hAnsi="Times New Roman"/>
          </w:rPr>
          <w:t>-</w:t>
        </w:r>
      </w:ins>
      <w:r>
        <w:rPr>
          <w:rFonts w:ascii="Times New Roman" w:hAnsi="Times New Roman"/>
        </w:rPr>
        <w:t xml:space="preserve">other, as well as time for solitude and reflection. Through reflection we may become aware of possible aspects of </w:t>
      </w:r>
      <w:del w:id="198" w:author="Gunnar" w:date="2015-06-29T17:03:00Z">
        <w:r w:rsidDel="00200B7C">
          <w:rPr>
            <w:rFonts w:ascii="Times New Roman" w:hAnsi="Times New Roman"/>
          </w:rPr>
          <w:delText xml:space="preserve">ourselves </w:delText>
        </w:r>
      </w:del>
      <w:ins w:id="199" w:author="Gunnar" w:date="2015-06-29T17:03:00Z">
        <w:r>
          <w:rPr>
            <w:rFonts w:ascii="Times New Roman" w:hAnsi="Times New Roman"/>
          </w:rPr>
          <w:t xml:space="preserve">us </w:t>
        </w:r>
      </w:ins>
      <w:r>
        <w:rPr>
          <w:rFonts w:ascii="Times New Roman" w:hAnsi="Times New Roman"/>
        </w:rPr>
        <w:t>and of the world, which then can be tested against reality</w:t>
      </w:r>
      <w:ins w:id="200" w:author="Gunnar" w:date="2015-06-29T17:03:00Z">
        <w:r>
          <w:rPr>
            <w:rFonts w:ascii="Times New Roman" w:hAnsi="Times New Roman"/>
          </w:rPr>
          <w:t>.</w:t>
        </w:r>
      </w:ins>
      <w:del w:id="201" w:author="Gunnar" w:date="2015-06-29T17:03:00Z">
        <w:r w:rsidDel="00200B7C">
          <w:rPr>
            <w:rFonts w:ascii="Times New Roman" w:hAnsi="Times New Roman"/>
          </w:rPr>
          <w:delText>,</w:delText>
        </w:r>
      </w:del>
      <w:r>
        <w:rPr>
          <w:rFonts w:ascii="Times New Roman" w:hAnsi="Times New Roman"/>
        </w:rPr>
        <w:t xml:space="preserve"> </w:t>
      </w:r>
      <w:ins w:id="202" w:author="Gunnar" w:date="2015-06-29T17:03:00Z">
        <w:r>
          <w:rPr>
            <w:rFonts w:ascii="Times New Roman" w:hAnsi="Times New Roman"/>
          </w:rPr>
          <w:t>A</w:t>
        </w:r>
      </w:ins>
      <w:del w:id="203" w:author="Gunnar" w:date="2015-06-29T17:03:00Z">
        <w:r w:rsidDel="00200B7C">
          <w:rPr>
            <w:rFonts w:ascii="Times New Roman" w:hAnsi="Times New Roman"/>
          </w:rPr>
          <w:delText>a</w:delText>
        </w:r>
      </w:del>
      <w:r>
        <w:rPr>
          <w:rFonts w:ascii="Times New Roman" w:hAnsi="Times New Roman"/>
        </w:rPr>
        <w:t xml:space="preserve">nd through the testing, they </w:t>
      </w:r>
      <w:ins w:id="204" w:author="Gunnar" w:date="2015-06-29T17:03:00Z">
        <w:r>
          <w:rPr>
            <w:rFonts w:ascii="Times New Roman" w:hAnsi="Times New Roman"/>
          </w:rPr>
          <w:t>may</w:t>
        </w:r>
      </w:ins>
      <w:del w:id="205" w:author="Gunnar" w:date="2015-06-29T17:03:00Z">
        <w:r w:rsidDel="00200B7C">
          <w:rPr>
            <w:rFonts w:ascii="Times New Roman" w:hAnsi="Times New Roman"/>
          </w:rPr>
          <w:delText>can</w:delText>
        </w:r>
      </w:del>
      <w:r>
        <w:rPr>
          <w:rFonts w:ascii="Times New Roman" w:hAnsi="Times New Roman"/>
        </w:rPr>
        <w:t xml:space="preserve"> be modified and transformed until they are discarded and replaced through a constant cross-talk between internal and external engagements. Without Each</w:t>
      </w:r>
      <w:ins w:id="206" w:author="Gunnar" w:date="2015-06-29T17:03:00Z">
        <w:r>
          <w:rPr>
            <w:rFonts w:ascii="Times New Roman" w:hAnsi="Times New Roman"/>
          </w:rPr>
          <w:t>-</w:t>
        </w:r>
      </w:ins>
      <w:r>
        <w:rPr>
          <w:rFonts w:ascii="Times New Roman" w:hAnsi="Times New Roman"/>
        </w:rPr>
        <w:t xml:space="preserve">other </w:t>
      </w:r>
      <w:ins w:id="207" w:author="Gunnar" w:date="2015-06-29T17:03:00Z">
        <w:r>
          <w:rPr>
            <w:rFonts w:ascii="Times New Roman" w:hAnsi="Times New Roman"/>
          </w:rPr>
          <w:t xml:space="preserve">or reflection </w:t>
        </w:r>
      </w:ins>
      <w:r>
        <w:rPr>
          <w:rFonts w:ascii="Times New Roman" w:hAnsi="Times New Roman"/>
        </w:rPr>
        <w:t>we could not be</w:t>
      </w:r>
      <w:ins w:id="208" w:author="Gunnar" w:date="2015-06-29T17:03:00Z">
        <w:r>
          <w:rPr>
            <w:rFonts w:ascii="Times New Roman" w:hAnsi="Times New Roman"/>
          </w:rPr>
          <w:t>.</w:t>
        </w:r>
      </w:ins>
      <w:del w:id="209" w:author="Gunnar" w:date="2015-06-29T17:03:00Z">
        <w:r w:rsidDel="00200B7C">
          <w:rPr>
            <w:rFonts w:ascii="Times New Roman" w:hAnsi="Times New Roman"/>
          </w:rPr>
          <w:delText>,</w:delText>
        </w:r>
      </w:del>
    </w:p>
    <w:p w:rsidR="009E23DD" w:rsidRDefault="009E23DD">
      <w:pPr>
        <w:pStyle w:val="TextBody"/>
        <w:widowControl/>
        <w:numPr>
          <w:ins w:id="210" w:author="Gunnar" w:date="2015-06-29T17:04:00Z"/>
        </w:numPr>
        <w:shd w:val="clear" w:color="auto" w:fill="FFFFFF"/>
        <w:suppressAutoHyphens w:val="0"/>
        <w:spacing w:after="0" w:line="240" w:lineRule="auto"/>
        <w:rPr>
          <w:ins w:id="211" w:author="Gunnar" w:date="2015-06-29T17:04:00Z"/>
          <w:rFonts w:ascii="Times New Roman" w:hAnsi="Times New Roman"/>
        </w:rPr>
      </w:pPr>
    </w:p>
    <w:p w:rsidR="009E23DD" w:rsidDel="00200B7C" w:rsidRDefault="009E23DD">
      <w:pPr>
        <w:pStyle w:val="TextBody"/>
        <w:widowControl/>
        <w:numPr>
          <w:ins w:id="212" w:author="Gunnar" w:date="2015-06-29T17:04:00Z"/>
        </w:numPr>
        <w:shd w:val="clear" w:color="auto" w:fill="FFFFFF"/>
        <w:suppressAutoHyphens w:val="0"/>
        <w:spacing w:after="0" w:line="240" w:lineRule="auto"/>
        <w:rPr>
          <w:del w:id="213" w:author="Gunnar" w:date="2015-06-29T17:04:00Z"/>
          <w:rFonts w:ascii="Times New Roman" w:hAnsi="Times New Roman"/>
        </w:rPr>
      </w:pPr>
      <w:del w:id="214" w:author="Gunnar" w:date="2015-06-29T17:04:00Z">
        <w:r w:rsidDel="00200B7C">
          <w:rPr>
            <w:rFonts w:ascii="Times New Roman" w:hAnsi="Times New Roman"/>
          </w:rPr>
          <w:delText xml:space="preserve"> and neither without reflection.</w:delText>
        </w:r>
      </w:del>
    </w:p>
    <w:p w:rsidR="009E23DD" w:rsidDel="00200B7C" w:rsidRDefault="009E23DD">
      <w:pPr>
        <w:pStyle w:val="TextBody"/>
        <w:widowControl/>
        <w:shd w:val="clear" w:color="auto" w:fill="FFFFFF"/>
        <w:suppressAutoHyphens w:val="0"/>
        <w:spacing w:after="0" w:line="240" w:lineRule="auto"/>
        <w:rPr>
          <w:del w:id="215" w:author="Gunnar" w:date="2015-06-29T17:04:00Z"/>
        </w:rPr>
      </w:pPr>
    </w:p>
    <w:p w:rsidR="009E23DD" w:rsidRDefault="009E23DD">
      <w:pPr>
        <w:pStyle w:val="TextBody"/>
        <w:widowControl/>
        <w:shd w:val="clear" w:color="auto" w:fill="FFFFFF"/>
        <w:suppressAutoHyphens w:val="0"/>
        <w:spacing w:after="0" w:line="240" w:lineRule="auto"/>
        <w:rPr>
          <w:rFonts w:ascii="Times New Roman" w:hAnsi="Times New Roman"/>
          <w:i/>
          <w:iCs/>
        </w:rPr>
      </w:pPr>
      <w:r>
        <w:rPr>
          <w:rFonts w:ascii="Times New Roman" w:hAnsi="Times New Roman"/>
          <w:b/>
          <w:bCs/>
        </w:rPr>
        <w:t xml:space="preserve">Socrates: </w:t>
      </w:r>
      <w:r>
        <w:rPr>
          <w:rFonts w:ascii="Times New Roman" w:hAnsi="Times New Roman"/>
          <w:i/>
          <w:iCs/>
        </w:rPr>
        <w:t>"The unexamined life is not worth living for a human being."</w:t>
      </w:r>
    </w:p>
    <w:p w:rsidR="009E23DD" w:rsidRDefault="009E23DD">
      <w:pPr>
        <w:pStyle w:val="TextBody"/>
        <w:widowControl/>
        <w:shd w:val="clear" w:color="auto" w:fill="FFFFFF"/>
        <w:suppressAutoHyphens w:val="0"/>
        <w:spacing w:after="0" w:line="240" w:lineRule="auto"/>
        <w:rPr>
          <w:rFonts w:ascii="Times New Roman" w:hAnsi="Times New Roman"/>
        </w:rPr>
      </w:pPr>
    </w:p>
    <w:p w:rsidR="009E23DD" w:rsidRDefault="009E23DD">
      <w:pPr>
        <w:pStyle w:val="Heading1"/>
        <w:numPr>
          <w:ilvl w:val="0"/>
          <w:numId w:val="1"/>
          <w:numberingChange w:id="216" w:author="Gunnar" w:date="2015-06-29T16:25:00Z" w:original=""/>
        </w:numPr>
        <w:spacing w:before="0" w:after="0"/>
        <w:ind w:left="0" w:firstLine="0"/>
        <w:rPr>
          <w:rFonts w:ascii="Times New Roman" w:hAnsi="Times New Roman"/>
        </w:rPr>
      </w:pPr>
      <w:r>
        <w:rPr>
          <w:rFonts w:ascii="Times New Roman" w:hAnsi="Times New Roman"/>
        </w:rPr>
        <w:t>We are biological and social creatures</w:t>
      </w:r>
    </w:p>
    <w:p w:rsidR="009E23DD" w:rsidRDefault="009E23DD">
      <w:pPr>
        <w:pStyle w:val="TextBody"/>
        <w:numPr>
          <w:ilvl w:val="0"/>
          <w:numId w:val="1"/>
          <w:numberingChange w:id="217" w:author="Gunnar" w:date="2015-06-29T16:25:00Z" w:original=""/>
        </w:numPr>
        <w:spacing w:after="0" w:line="240" w:lineRule="auto"/>
        <w:ind w:left="0" w:firstLine="0"/>
      </w:pPr>
      <w:r w:rsidRPr="0045783E">
        <w:rPr>
          <w:noProof/>
          <w:lang w:val="sv-SE" w:eastAsia="sv-SE" w:bidi="ar-SA"/>
        </w:rPr>
        <w:pict>
          <v:shape id="_x0000_i1029" type="#_x0000_t75" style="width:386.25pt;height:153.75pt;visibility:visible">
            <v:imagedata r:id="rId11" o:title=""/>
          </v:shape>
        </w:pict>
      </w:r>
    </w:p>
    <w:p w:rsidR="009E23DD" w:rsidRDefault="009E23DD">
      <w:pPr>
        <w:pStyle w:val="TextBody"/>
        <w:numPr>
          <w:ilvl w:val="0"/>
          <w:numId w:val="1"/>
          <w:numberingChange w:id="218" w:author="Gunnar" w:date="2015-06-29T16:25:00Z" w:original=""/>
        </w:numPr>
        <w:spacing w:after="0" w:line="240" w:lineRule="auto"/>
        <w:ind w:left="0" w:firstLine="0"/>
        <w:rPr>
          <w:rFonts w:ascii="Times New Roman" w:hAnsi="Times New Roman"/>
          <w:i/>
          <w:iCs/>
        </w:rPr>
      </w:pPr>
      <w:r>
        <w:rPr>
          <w:rFonts w:ascii="Times New Roman" w:hAnsi="Times New Roman"/>
          <w:b/>
          <w:bCs/>
        </w:rPr>
        <w:t xml:space="preserve">Byung-Chul Han: </w:t>
      </w:r>
      <w:r>
        <w:rPr>
          <w:rFonts w:ascii="Times New Roman" w:hAnsi="Times New Roman"/>
          <w:i/>
          <w:iCs/>
        </w:rPr>
        <w:t xml:space="preserve">"An animal busy eating must at the same time pursue other tasks. It must, for example, keep away </w:t>
      </w:r>
      <w:del w:id="219" w:author="Gunnar" w:date="2015-06-29T17:04:00Z">
        <w:r w:rsidDel="00200B7C">
          <w:rPr>
            <w:rFonts w:ascii="Times New Roman" w:hAnsi="Times New Roman"/>
            <w:i/>
            <w:iCs/>
          </w:rPr>
          <w:delText>comptetitors</w:delText>
        </w:r>
      </w:del>
      <w:ins w:id="220" w:author="Gunnar" w:date="2015-06-29T17:04:00Z">
        <w:r>
          <w:rPr>
            <w:rFonts w:ascii="Times New Roman" w:hAnsi="Times New Roman"/>
            <w:i/>
            <w:iCs/>
          </w:rPr>
          <w:t>competitors</w:t>
        </w:r>
      </w:ins>
      <w:r>
        <w:rPr>
          <w:rFonts w:ascii="Times New Roman" w:hAnsi="Times New Roman"/>
          <w:i/>
          <w:iCs/>
        </w:rPr>
        <w:t xml:space="preserve">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w:t>
      </w:r>
      <w:del w:id="221" w:author="Gunnar" w:date="2015-06-29T17:04:00Z">
        <w:r w:rsidDel="00200B7C">
          <w:rPr>
            <w:rFonts w:ascii="Times New Roman" w:hAnsi="Times New Roman"/>
            <w:i/>
            <w:iCs/>
          </w:rPr>
          <w:delText>coppulating</w:delText>
        </w:r>
      </w:del>
      <w:ins w:id="222" w:author="Gunnar" w:date="2015-06-29T17:04:00Z">
        <w:r>
          <w:rPr>
            <w:rFonts w:ascii="Times New Roman" w:hAnsi="Times New Roman"/>
            <w:i/>
            <w:iCs/>
          </w:rPr>
          <w:t>copulating</w:t>
        </w:r>
      </w:ins>
      <w:r>
        <w:rPr>
          <w:rFonts w:ascii="Times New Roman" w:hAnsi="Times New Roman"/>
          <w:i/>
          <w:iCs/>
        </w:rPr>
        <w:t xml:space="preserve">." </w:t>
      </w:r>
    </w:p>
    <w:p w:rsidR="009E23DD" w:rsidRDefault="009E23DD">
      <w:pPr>
        <w:pStyle w:val="TextBody"/>
        <w:numPr>
          <w:ilvl w:val="0"/>
          <w:numId w:val="1"/>
          <w:numberingChange w:id="223" w:author="Gunnar" w:date="2015-06-29T16:25:00Z" w:original=""/>
        </w:numPr>
        <w:spacing w:after="0" w:line="240" w:lineRule="auto"/>
        <w:ind w:left="0" w:firstLine="0"/>
      </w:pPr>
    </w:p>
    <w:p w:rsidR="009E23DD" w:rsidRDefault="009E23DD">
      <w:pPr>
        <w:pStyle w:val="TextBody"/>
        <w:numPr>
          <w:ilvl w:val="0"/>
          <w:numId w:val="1"/>
          <w:numberingChange w:id="224" w:author="Gunnar" w:date="2015-06-29T16:25:00Z" w:original=""/>
        </w:numPr>
        <w:spacing w:after="0" w:line="240" w:lineRule="auto"/>
        <w:ind w:left="0" w:firstLine="0"/>
        <w:rPr>
          <w:rFonts w:ascii="Times New Roman" w:hAnsi="Times New Roman"/>
        </w:rPr>
      </w:pPr>
      <w:r>
        <w:rPr>
          <w:rFonts w:ascii="Times New Roman" w:hAnsi="Times New Roman"/>
        </w:rPr>
        <w:t xml:space="preserve">We are biological creatures and we are social creatures, </w:t>
      </w:r>
      <w:del w:id="225" w:author="Gunnar" w:date="2015-06-29T17:04:00Z">
        <w:r w:rsidDel="00274801">
          <w:rPr>
            <w:rFonts w:ascii="Times New Roman" w:hAnsi="Times New Roman"/>
          </w:rPr>
          <w:delText xml:space="preserve">and </w:delText>
        </w:r>
      </w:del>
      <w:r>
        <w:rPr>
          <w:rFonts w:ascii="Times New Roman" w:hAnsi="Times New Roman"/>
        </w:rPr>
        <w:t xml:space="preserve">our limitations and possibilities depend on our biology and social context. Without our biological and social reality, meaningness cannot exist. Our insecurities are biological in their origin and function, while their specificity is cultural, just as we eat because we are hungry, which is determined by our biology, </w:t>
      </w:r>
      <w:r>
        <w:rPr>
          <w:rFonts w:ascii="Times New Roman" w:hAnsi="Times New Roman"/>
          <w:i/>
          <w:iCs/>
        </w:rPr>
        <w:t>what</w:t>
      </w:r>
      <w:r>
        <w:rPr>
          <w:rFonts w:ascii="Times New Roman" w:hAnsi="Times New Roman"/>
        </w:rPr>
        <w:t xml:space="preserve"> we eat is specified by our culture. </w:t>
      </w:r>
    </w:p>
    <w:p w:rsidR="009E23DD" w:rsidRDefault="009E23DD">
      <w:pPr>
        <w:pStyle w:val="TextBody"/>
        <w:numPr>
          <w:ilvl w:val="0"/>
          <w:numId w:val="1"/>
          <w:numberingChange w:id="226" w:author="Gunnar" w:date="2015-06-29T16:25:00Z" w:original=""/>
        </w:numPr>
        <w:spacing w:after="0" w:line="240" w:lineRule="auto"/>
        <w:ind w:left="0" w:firstLine="0"/>
        <w:rPr>
          <w:rFonts w:ascii="Times New Roman" w:hAnsi="Times New Roman"/>
        </w:rPr>
      </w:pPr>
      <w:r>
        <w:rPr>
          <w:rFonts w:ascii="Times New Roman" w:hAnsi="Times New Roman"/>
        </w:rPr>
        <w:t xml:space="preserve"> </w:t>
      </w:r>
    </w:p>
    <w:p w:rsidR="009E23DD" w:rsidRDefault="009E23DD">
      <w:pPr>
        <w:pStyle w:val="TextBody"/>
        <w:numPr>
          <w:ilvl w:val="0"/>
          <w:numId w:val="1"/>
          <w:numberingChange w:id="227" w:author="Gunnar" w:date="2015-06-29T16:25:00Z" w:original=""/>
        </w:numPr>
        <w:spacing w:after="0" w:line="240" w:lineRule="auto"/>
        <w:ind w:left="0" w:firstLine="0"/>
        <w:rPr>
          <w:rFonts w:ascii="Times New Roman" w:hAnsi="Times New Roman"/>
        </w:rPr>
      </w:pPr>
      <w:r>
        <w:rPr>
          <w:rFonts w:ascii="Times New Roman" w:hAnsi="Times New Roman"/>
        </w:rPr>
        <w:t>The fact that we are biological creatures means that we have limited time and energy at our disposal for our (trans</w:t>
      </w:r>
      <w:ins w:id="228" w:author="Gunnar" w:date="2015-06-29T17:05:00Z">
        <w:r>
          <w:rPr>
            <w:rFonts w:ascii="Times New Roman" w:hAnsi="Times New Roman"/>
          </w:rPr>
          <w:t>-</w:t>
        </w:r>
      </w:ins>
      <w:r>
        <w:rPr>
          <w:rFonts w:ascii="Times New Roman" w:hAnsi="Times New Roman"/>
        </w:rPr>
        <w:t xml:space="preserve">)formations. If we are </w:t>
      </w:r>
      <w:del w:id="229" w:author="Gunnar" w:date="2015-06-29T17:05:00Z">
        <w:r w:rsidDel="00274801">
          <w:rPr>
            <w:rFonts w:ascii="Times New Roman" w:hAnsi="Times New Roman"/>
          </w:rPr>
          <w:delText xml:space="preserve">in </w:delText>
        </w:r>
      </w:del>
      <w:ins w:id="230" w:author="Gunnar" w:date="2015-06-29T17:05:00Z">
        <w:r>
          <w:rPr>
            <w:rFonts w:ascii="Times New Roman" w:hAnsi="Times New Roman"/>
          </w:rPr>
          <w:t xml:space="preserve">at </w:t>
        </w:r>
      </w:ins>
      <w:r>
        <w:rPr>
          <w:rFonts w:ascii="Times New Roman" w:hAnsi="Times New Roman"/>
        </w:rPr>
        <w:t>a stressful place in life, our biological reality tends to be in survival mode, our body is in fight, flight</w:t>
      </w:r>
      <w:del w:id="231" w:author="Gunnar" w:date="2015-06-29T17:05:00Z">
        <w:r w:rsidDel="00274801">
          <w:rPr>
            <w:rFonts w:ascii="Times New Roman" w:hAnsi="Times New Roman"/>
          </w:rPr>
          <w:delText>,</w:delText>
        </w:r>
      </w:del>
      <w:r>
        <w:rPr>
          <w:rFonts w:ascii="Times New Roman" w:hAnsi="Times New Roman"/>
        </w:rPr>
        <w:t xml:space="preserve"> or nurture mode</w:t>
      </w:r>
      <w:del w:id="232" w:author="Gunnar" w:date="2015-06-29T17:05:00Z">
        <w:r w:rsidDel="00274801">
          <w:rPr>
            <w:rFonts w:ascii="Times New Roman" w:hAnsi="Times New Roman"/>
          </w:rPr>
          <w:delText>,</w:delText>
        </w:r>
      </w:del>
      <w:r>
        <w:rPr>
          <w:rFonts w:ascii="Times New Roman" w:hAnsi="Times New Roman"/>
        </w:rPr>
        <w:t xml:space="preserve"> and the mental space needed for sincere engagements may not manifest, since the stress distracts us from whatever task we have at hand. For example, many studies show that poverty tends to put </w:t>
      </w:r>
      <w:ins w:id="233" w:author="Gunnar" w:date="2015-06-29T17:07:00Z">
        <w:r>
          <w:rPr>
            <w:rFonts w:ascii="Times New Roman" w:hAnsi="Times New Roman"/>
          </w:rPr>
          <w:t>a person</w:t>
        </w:r>
      </w:ins>
      <w:del w:id="234" w:author="Gunnar" w:date="2015-06-29T17:07:00Z">
        <w:r w:rsidDel="00274801">
          <w:rPr>
            <w:rFonts w:ascii="Times New Roman" w:hAnsi="Times New Roman"/>
          </w:rPr>
          <w:delText>people</w:delText>
        </w:r>
      </w:del>
      <w:r>
        <w:rPr>
          <w:rFonts w:ascii="Times New Roman" w:hAnsi="Times New Roman"/>
        </w:rPr>
        <w:t xml:space="preserve"> in a state of perpetual stress, resulting in sleep loss</w:t>
      </w:r>
      <w:del w:id="235" w:author="Gunnar" w:date="2015-06-29T17:07:00Z">
        <w:r w:rsidDel="00274801">
          <w:rPr>
            <w:rFonts w:ascii="Times New Roman" w:hAnsi="Times New Roman"/>
          </w:rPr>
          <w:delText>,</w:delText>
        </w:r>
      </w:del>
      <w:r>
        <w:rPr>
          <w:rFonts w:ascii="Times New Roman" w:hAnsi="Times New Roman"/>
        </w:rPr>
        <w:t xml:space="preserve"> and poor decision</w:t>
      </w:r>
      <w:ins w:id="236" w:author="Gunnar" w:date="2015-06-29T17:06:00Z">
        <w:r>
          <w:rPr>
            <w:rFonts w:ascii="Times New Roman" w:hAnsi="Times New Roman"/>
          </w:rPr>
          <w:t>-</w:t>
        </w:r>
      </w:ins>
      <w:del w:id="237" w:author="Gunnar" w:date="2015-06-29T17:06:00Z">
        <w:r w:rsidDel="00274801">
          <w:rPr>
            <w:rFonts w:ascii="Times New Roman" w:hAnsi="Times New Roman"/>
          </w:rPr>
          <w:delText xml:space="preserve"> </w:delText>
        </w:r>
      </w:del>
      <w:r>
        <w:rPr>
          <w:rFonts w:ascii="Times New Roman" w:hAnsi="Times New Roman"/>
        </w:rPr>
        <w:t xml:space="preserve">making, </w:t>
      </w:r>
      <w:ins w:id="238" w:author="Gunnar" w:date="2015-06-29T17:06:00Z">
        <w:r>
          <w:rPr>
            <w:rFonts w:ascii="Times New Roman" w:hAnsi="Times New Roman"/>
          </w:rPr>
          <w:t>particularly</w:t>
        </w:r>
      </w:ins>
      <w:del w:id="239" w:author="Gunnar" w:date="2015-06-29T17:06:00Z">
        <w:r w:rsidDel="00274801">
          <w:rPr>
            <w:rFonts w:ascii="Times New Roman" w:hAnsi="Times New Roman"/>
          </w:rPr>
          <w:delText>especially for</w:delText>
        </w:r>
      </w:del>
      <w:r>
        <w:rPr>
          <w:rFonts w:ascii="Times New Roman" w:hAnsi="Times New Roman"/>
        </w:rPr>
        <w:t xml:space="preserve"> economic decisions, which adds to the predicament causing a self</w:t>
      </w:r>
      <w:ins w:id="240" w:author="Gunnar" w:date="2015-06-29T17:06:00Z">
        <w:r>
          <w:rPr>
            <w:rFonts w:ascii="Times New Roman" w:hAnsi="Times New Roman"/>
          </w:rPr>
          <w:noBreakHyphen/>
        </w:r>
      </w:ins>
      <w:del w:id="241" w:author="Gunnar" w:date="2015-06-29T17:06:00Z">
        <w:r w:rsidDel="00274801">
          <w:rPr>
            <w:rFonts w:ascii="Times New Roman" w:hAnsi="Times New Roman"/>
          </w:rPr>
          <w:delText>-</w:delText>
        </w:r>
      </w:del>
      <w:r>
        <w:rPr>
          <w:rFonts w:ascii="Times New Roman" w:hAnsi="Times New Roman"/>
        </w:rPr>
        <w:t xml:space="preserve">perpetuating stressful life situation. Nothing causes as much stress as the belief that we are loosing social status </w:t>
      </w:r>
      <w:r>
        <w:rPr>
          <w:rFonts w:ascii="Times New Roman" w:hAnsi="Times New Roman"/>
          <w:i/>
          <w:iCs/>
        </w:rPr>
        <w:t>e.g.</w:t>
      </w:r>
      <w:r>
        <w:rPr>
          <w:rFonts w:ascii="Times New Roman" w:hAnsi="Times New Roman"/>
        </w:rPr>
        <w:t xml:space="preserve"> within the group we perceive ourselves </w:t>
      </w:r>
      <w:ins w:id="242" w:author="Gunnar" w:date="2015-06-29T17:06:00Z">
        <w:r>
          <w:rPr>
            <w:rFonts w:ascii="Times New Roman" w:hAnsi="Times New Roman"/>
          </w:rPr>
          <w:t>to</w:t>
        </w:r>
      </w:ins>
      <w:del w:id="243" w:author="Gunnar" w:date="2015-06-29T17:06:00Z">
        <w:r w:rsidDel="00274801">
          <w:rPr>
            <w:rFonts w:ascii="Times New Roman" w:hAnsi="Times New Roman"/>
          </w:rPr>
          <w:delText>as</w:delText>
        </w:r>
      </w:del>
      <w:r>
        <w:rPr>
          <w:rFonts w:ascii="Times New Roman" w:hAnsi="Times New Roman"/>
        </w:rPr>
        <w:t xml:space="preserve"> belong</w:t>
      </w:r>
      <w:del w:id="244" w:author="Gunnar" w:date="2015-06-29T17:06:00Z">
        <w:r w:rsidDel="00274801">
          <w:rPr>
            <w:rFonts w:ascii="Times New Roman" w:hAnsi="Times New Roman"/>
          </w:rPr>
          <w:delText>ing</w:delText>
        </w:r>
      </w:del>
      <w:r>
        <w:rPr>
          <w:rFonts w:ascii="Times New Roman" w:hAnsi="Times New Roman"/>
        </w:rPr>
        <w:t xml:space="preserve"> to, or within the dominant culture of our society. Moreover, in a consumerist society we are bombarded by advertisement telling us what to buy to gain, regain</w:t>
      </w:r>
      <w:del w:id="245" w:author="Gunnar" w:date="2015-06-29T17:08:00Z">
        <w:r w:rsidDel="00274801">
          <w:rPr>
            <w:rFonts w:ascii="Times New Roman" w:hAnsi="Times New Roman"/>
          </w:rPr>
          <w:delText>,</w:delText>
        </w:r>
      </w:del>
      <w:r>
        <w:rPr>
          <w:rFonts w:ascii="Times New Roman" w:hAnsi="Times New Roman"/>
        </w:rPr>
        <w:t xml:space="preserve"> or retain this status, causing us to be distracted from what could be meaningness. Also, in a secular society, distraction from the otherwise meaningless and cold universe is seen as a modern virtue, as expressed by Woody Allen above. </w:t>
      </w:r>
    </w:p>
    <w:p w:rsidR="009E23DD" w:rsidRDefault="009E23DD">
      <w:pPr>
        <w:pStyle w:val="TextBody"/>
        <w:numPr>
          <w:ilvl w:val="0"/>
          <w:numId w:val="1"/>
          <w:numberingChange w:id="246" w:author="Gunnar" w:date="2015-06-29T16:25:00Z" w:original=""/>
        </w:numPr>
        <w:spacing w:after="0" w:line="240" w:lineRule="auto"/>
        <w:ind w:left="0" w:firstLine="0"/>
        <w:rPr>
          <w:rFonts w:ascii="Times New Roman" w:hAnsi="Times New Roman"/>
        </w:rPr>
      </w:pPr>
    </w:p>
    <w:p w:rsidR="009E23DD" w:rsidRDefault="009E23DD">
      <w:pPr>
        <w:pStyle w:val="TextBody"/>
        <w:numPr>
          <w:ilvl w:val="0"/>
          <w:numId w:val="1"/>
          <w:numberingChange w:id="247" w:author="Gunnar" w:date="2015-06-29T16:25:00Z" w:original=""/>
        </w:numPr>
        <w:spacing w:after="0" w:line="240" w:lineRule="auto"/>
        <w:ind w:left="0" w:firstLine="0"/>
        <w:rPr>
          <w:rFonts w:ascii="Times New Roman" w:hAnsi="Times New Roman"/>
        </w:rPr>
      </w:pPr>
      <w:r>
        <w:rPr>
          <w:rFonts w:ascii="Times New Roman" w:hAnsi="Times New Roman"/>
        </w:rPr>
        <w:t xml:space="preserve">In order to take responsibility for our personhood and find meaningness, one have to first create the mental space for doing </w:t>
      </w:r>
      <w:ins w:id="248" w:author="Gunnar" w:date="2015-06-29T17:08:00Z">
        <w:r>
          <w:rPr>
            <w:rFonts w:ascii="Times New Roman" w:hAnsi="Times New Roman"/>
          </w:rPr>
          <w:t>this</w:t>
        </w:r>
      </w:ins>
      <w:del w:id="249" w:author="Gunnar" w:date="2015-06-29T17:08:00Z">
        <w:r w:rsidDel="00274801">
          <w:rPr>
            <w:rFonts w:ascii="Times New Roman" w:hAnsi="Times New Roman"/>
          </w:rPr>
          <w:delText>so</w:delText>
        </w:r>
      </w:del>
      <w:r>
        <w:rPr>
          <w:rFonts w:ascii="Times New Roman" w:hAnsi="Times New Roman"/>
        </w:rPr>
        <w:t>. One need</w:t>
      </w:r>
      <w:ins w:id="250" w:author="Gunnar" w:date="2015-06-29T17:08:00Z">
        <w:r>
          <w:rPr>
            <w:rFonts w:ascii="Times New Roman" w:hAnsi="Times New Roman"/>
          </w:rPr>
          <w:t>s</w:t>
        </w:r>
      </w:ins>
      <w:r>
        <w:rPr>
          <w:rFonts w:ascii="Times New Roman" w:hAnsi="Times New Roman"/>
        </w:rPr>
        <w:t xml:space="preserve"> to find a strategy for dealing with the stresses and distractions in the situation one finds oneself in. The </w:t>
      </w:r>
      <w:ins w:id="251" w:author="Gunnar" w:date="2015-06-29T17:09:00Z">
        <w:r>
          <w:rPr>
            <w:rFonts w:ascii="Times New Roman" w:hAnsi="Times New Roman"/>
          </w:rPr>
          <w:t>s</w:t>
        </w:r>
      </w:ins>
      <w:del w:id="252" w:author="Gunnar" w:date="2015-06-29T17:09:00Z">
        <w:r w:rsidDel="00274801">
          <w:rPr>
            <w:rFonts w:ascii="Times New Roman" w:hAnsi="Times New Roman"/>
          </w:rPr>
          <w:delText>S</w:delText>
        </w:r>
      </w:del>
      <w:r>
        <w:rPr>
          <w:rFonts w:ascii="Times New Roman" w:hAnsi="Times New Roman"/>
        </w:rPr>
        <w:t xml:space="preserve">toics offer </w:t>
      </w:r>
      <w:ins w:id="253" w:author="Gunnar" w:date="2015-06-29T17:09:00Z">
        <w:r>
          <w:rPr>
            <w:rFonts w:ascii="Times New Roman" w:hAnsi="Times New Roman"/>
          </w:rPr>
          <w:t>a</w:t>
        </w:r>
      </w:ins>
      <w:del w:id="254" w:author="Gunnar" w:date="2015-06-29T17:09:00Z">
        <w:r w:rsidDel="00274801">
          <w:rPr>
            <w:rFonts w:ascii="Times New Roman" w:hAnsi="Times New Roman"/>
          </w:rPr>
          <w:delText>one</w:delText>
        </w:r>
      </w:del>
      <w:r>
        <w:rPr>
          <w:rFonts w:ascii="Times New Roman" w:hAnsi="Times New Roman"/>
        </w:rPr>
        <w:t xml:space="preserve"> strategy for this when they say that you cannot affect how the world is, you only have control over your reaction to it.</w:t>
      </w:r>
      <w:r>
        <w:rPr>
          <w:rStyle w:val="FootnoteAnchor"/>
          <w:rFonts w:ascii="Times New Roman" w:hAnsi="Times New Roman"/>
        </w:rPr>
        <w:footnoteReference w:id="16"/>
      </w:r>
      <w:r>
        <w:rPr>
          <w:rFonts w:ascii="Times New Roman" w:hAnsi="Times New Roman"/>
        </w:rPr>
        <w:t xml:space="preserve"> This can be </w:t>
      </w:r>
      <w:ins w:id="255" w:author="Gunnar" w:date="2015-06-29T17:09:00Z">
        <w:r>
          <w:rPr>
            <w:rFonts w:ascii="Times New Roman" w:hAnsi="Times New Roman"/>
          </w:rPr>
          <w:t xml:space="preserve">a </w:t>
        </w:r>
      </w:ins>
      <w:r>
        <w:rPr>
          <w:rFonts w:ascii="Times New Roman" w:hAnsi="Times New Roman"/>
        </w:rPr>
        <w:t>very powerful realisation in a stressful situation</w:t>
      </w:r>
      <w:del w:id="256" w:author="Gunnar" w:date="2015-06-29T17:09:00Z">
        <w:r w:rsidDel="00274801">
          <w:rPr>
            <w:rFonts w:ascii="Times New Roman" w:hAnsi="Times New Roman"/>
          </w:rPr>
          <w:delText>,</w:delText>
        </w:r>
      </w:del>
      <w:r>
        <w:rPr>
          <w:rFonts w:ascii="Times New Roman" w:hAnsi="Times New Roman"/>
        </w:rPr>
        <w:t xml:space="preserve"> and may help some to overcome stress</w:t>
      </w:r>
      <w:del w:id="257" w:author="Gunnar" w:date="2015-06-29T17:09:00Z">
        <w:r w:rsidDel="00274801">
          <w:rPr>
            <w:rFonts w:ascii="Times New Roman" w:hAnsi="Times New Roman"/>
          </w:rPr>
          <w:delText>es</w:delText>
        </w:r>
      </w:del>
      <w:r>
        <w:rPr>
          <w:rFonts w:ascii="Times New Roman" w:hAnsi="Times New Roman"/>
        </w:rPr>
        <w:t>. The stoic philosophy offer</w:t>
      </w:r>
      <w:ins w:id="258" w:author="Gunnar" w:date="2015-06-29T17:09:00Z">
        <w:r>
          <w:rPr>
            <w:rFonts w:ascii="Times New Roman" w:hAnsi="Times New Roman"/>
          </w:rPr>
          <w:t>s</w:t>
        </w:r>
      </w:ins>
      <w:r>
        <w:rPr>
          <w:rFonts w:ascii="Times New Roman" w:hAnsi="Times New Roman"/>
        </w:rPr>
        <w:t xml:space="preserve"> a plethora of strategies for taking control over one's reactions to reality and to find calm in a stressful world. </w:t>
      </w:r>
    </w:p>
    <w:p w:rsidR="009E23DD" w:rsidRDefault="009E23DD">
      <w:pPr>
        <w:pStyle w:val="TextBody"/>
        <w:numPr>
          <w:ilvl w:val="0"/>
          <w:numId w:val="1"/>
          <w:numberingChange w:id="259" w:author="Gunnar" w:date="2015-06-29T16:25:00Z" w:original=""/>
        </w:numPr>
        <w:spacing w:after="0" w:line="240" w:lineRule="auto"/>
        <w:ind w:left="0" w:firstLine="0"/>
        <w:rPr>
          <w:rFonts w:ascii="Times New Roman" w:hAnsi="Times New Roman"/>
        </w:rPr>
      </w:pPr>
    </w:p>
    <w:p w:rsidR="009E23DD" w:rsidRDefault="009E23DD">
      <w:pPr>
        <w:pStyle w:val="TextBody"/>
        <w:numPr>
          <w:ilvl w:val="0"/>
          <w:numId w:val="1"/>
          <w:numberingChange w:id="260" w:author="Gunnar" w:date="2015-06-29T16:25:00Z" w:original=""/>
        </w:numPr>
        <w:spacing w:after="0" w:line="240" w:lineRule="auto"/>
        <w:ind w:left="0" w:firstLine="0"/>
        <w:rPr>
          <w:rFonts w:ascii="Times New Roman" w:hAnsi="Times New Roman"/>
        </w:rPr>
      </w:pPr>
      <w:r>
        <w:rPr>
          <w:rFonts w:ascii="Times New Roman" w:hAnsi="Times New Roman"/>
        </w:rPr>
        <w:t xml:space="preserve">Finding space for meaningness is a start. This is the place of being content, or even happy. While Stoicism deals with finding </w:t>
      </w:r>
      <w:del w:id="261" w:author="Gunnar" w:date="2015-06-29T17:10:00Z">
        <w:r w:rsidDel="00274801">
          <w:rPr>
            <w:rFonts w:ascii="Times New Roman" w:hAnsi="Times New Roman"/>
          </w:rPr>
          <w:delText>equinomity</w:delText>
        </w:r>
      </w:del>
      <w:ins w:id="262" w:author="Gunnar" w:date="2015-06-29T17:10:00Z">
        <w:r>
          <w:rPr>
            <w:rFonts w:ascii="Times New Roman" w:hAnsi="Times New Roman"/>
          </w:rPr>
          <w:t>equanimity</w:t>
        </w:r>
      </w:ins>
      <w:r>
        <w:rPr>
          <w:rFonts w:ascii="Times New Roman" w:hAnsi="Times New Roman"/>
        </w:rPr>
        <w:t xml:space="preserve"> with one's place in a cultural context, meaningness does the opposite. Meaningness may, through sincere engagement with self, Each</w:t>
      </w:r>
      <w:ins w:id="263" w:author="Gunnar" w:date="2015-06-29T17:10:00Z">
        <w:r>
          <w:rPr>
            <w:rFonts w:ascii="Times New Roman" w:hAnsi="Times New Roman"/>
          </w:rPr>
          <w:t>-</w:t>
        </w:r>
      </w:ins>
      <w:r>
        <w:rPr>
          <w:rFonts w:ascii="Times New Roman" w:hAnsi="Times New Roman"/>
        </w:rPr>
        <w:t xml:space="preserve">other and the world, take you away from that </w:t>
      </w:r>
      <w:del w:id="264" w:author="Gunnar" w:date="2015-06-29T17:10:00Z">
        <w:r w:rsidDel="00274801">
          <w:rPr>
            <w:rFonts w:ascii="Times New Roman" w:hAnsi="Times New Roman"/>
          </w:rPr>
          <w:delText>equinomity</w:delText>
        </w:r>
      </w:del>
      <w:ins w:id="265" w:author="Gunnar" w:date="2015-06-29T17:10:00Z">
        <w:r>
          <w:rPr>
            <w:rFonts w:ascii="Times New Roman" w:hAnsi="Times New Roman"/>
          </w:rPr>
          <w:t>equanimity</w:t>
        </w:r>
      </w:ins>
      <w:r>
        <w:rPr>
          <w:rFonts w:ascii="Times New Roman" w:hAnsi="Times New Roman"/>
        </w:rPr>
        <w:t xml:space="preserve"> and content</w:t>
      </w:r>
      <w:del w:id="266" w:author="Gunnar" w:date="2015-06-29T17:10:00Z">
        <w:r w:rsidDel="00274801">
          <w:rPr>
            <w:rFonts w:ascii="Times New Roman" w:hAnsi="Times New Roman"/>
          </w:rPr>
          <w:delText>ness</w:delText>
        </w:r>
      </w:del>
      <w:r>
        <w:rPr>
          <w:rFonts w:ascii="Times New Roman" w:hAnsi="Times New Roman"/>
        </w:rPr>
        <w:t xml:space="preserve">. Meaningness does not make you happy, at least not all the time. </w:t>
      </w:r>
    </w:p>
    <w:p w:rsidR="009E23DD" w:rsidRDefault="009E23DD">
      <w:pPr>
        <w:pStyle w:val="TextBody"/>
        <w:numPr>
          <w:ilvl w:val="0"/>
          <w:numId w:val="1"/>
          <w:numberingChange w:id="267" w:author="Gunnar" w:date="2015-06-29T16:25:00Z" w:original=""/>
        </w:numPr>
        <w:spacing w:after="0" w:line="240" w:lineRule="auto"/>
        <w:ind w:left="0" w:firstLine="0"/>
        <w:rPr>
          <w:rFonts w:ascii="Times New Roman" w:hAnsi="Times New Roman"/>
        </w:rPr>
      </w:pPr>
    </w:p>
    <w:p w:rsidR="009E23DD" w:rsidRDefault="009E23DD">
      <w:pPr>
        <w:pStyle w:val="TextBody"/>
        <w:numPr>
          <w:ilvl w:val="0"/>
          <w:numId w:val="1"/>
          <w:numberingChange w:id="268" w:author="Gunnar" w:date="2015-06-29T16:25:00Z" w:original=""/>
        </w:numPr>
        <w:spacing w:after="0" w:line="240" w:lineRule="auto"/>
        <w:ind w:left="0" w:firstLine="0"/>
        <w:rPr>
          <w:rStyle w:val="FootnoteAnchor"/>
          <w:rFonts w:ascii="Times New Roman" w:hAnsi="Times New Roman"/>
        </w:rPr>
      </w:pPr>
      <w:r>
        <w:rPr>
          <w:rFonts w:ascii="Times New Roman" w:hAnsi="Times New Roman"/>
        </w:rPr>
        <w:t xml:space="preserve">Transformations are hard work, sincerity takes energy. And energy comes in limited supply </w:t>
      </w:r>
      <w:ins w:id="269" w:author="Gunnar" w:date="2015-06-29T17:10:00Z">
        <w:r>
          <w:rPr>
            <w:rFonts w:ascii="Times New Roman" w:hAnsi="Times New Roman"/>
          </w:rPr>
          <w:t>to</w:t>
        </w:r>
      </w:ins>
      <w:del w:id="270" w:author="Gunnar" w:date="2015-06-29T17:10:00Z">
        <w:r w:rsidDel="00274801">
          <w:rPr>
            <w:rFonts w:ascii="Times New Roman" w:hAnsi="Times New Roman"/>
          </w:rPr>
          <w:delText>for</w:delText>
        </w:r>
      </w:del>
      <w:r>
        <w:rPr>
          <w:rFonts w:ascii="Times New Roman" w:hAnsi="Times New Roman"/>
        </w:rPr>
        <w:t xml:space="preserve"> a biological creature. Therefore, one also needs rest</w:t>
      </w:r>
      <w:del w:id="271" w:author="Gunnar" w:date="2015-06-29T17:10:00Z">
        <w:r w:rsidDel="00274801">
          <w:rPr>
            <w:rFonts w:ascii="Times New Roman" w:hAnsi="Times New Roman"/>
          </w:rPr>
          <w:delText>,</w:delText>
        </w:r>
      </w:del>
      <w:r>
        <w:rPr>
          <w:rFonts w:ascii="Times New Roman" w:hAnsi="Times New Roman"/>
        </w:rPr>
        <w:t xml:space="preserve"> and the possibility for rest depends strongly on one's social position within a culture, </w:t>
      </w:r>
      <w:del w:id="272" w:author="Gunnar" w:date="2015-06-29T17:11:00Z">
        <w:r w:rsidDel="00274801">
          <w:rPr>
            <w:rFonts w:ascii="Times New Roman" w:hAnsi="Times New Roman"/>
          </w:rPr>
          <w:delText xml:space="preserve">for </w:delText>
        </w:r>
      </w:del>
      <w:ins w:id="273" w:author="Gunnar" w:date="2015-06-29T17:11:00Z">
        <w:r>
          <w:rPr>
            <w:rFonts w:ascii="Times New Roman" w:hAnsi="Times New Roman"/>
          </w:rPr>
          <w:t xml:space="preserve">as </w:t>
        </w:r>
      </w:ins>
      <w:r>
        <w:rPr>
          <w:rFonts w:ascii="Times New Roman" w:hAnsi="Times New Roman"/>
        </w:rPr>
        <w:t>we are social creatures immersed in hierarchical cultural contexts. One needs escapism, entertainment, silliness and fun, none of which is entirely separate from meaningness. One needs pleasure for the senses, beautiful surroundings</w:t>
      </w:r>
      <w:del w:id="274" w:author="Gunnar" w:date="2015-06-29T17:11:00Z">
        <w:r w:rsidDel="00274801">
          <w:rPr>
            <w:rFonts w:ascii="Times New Roman" w:hAnsi="Times New Roman"/>
          </w:rPr>
          <w:delText>,</w:delText>
        </w:r>
      </w:del>
      <w:r>
        <w:rPr>
          <w:rFonts w:ascii="Times New Roman" w:hAnsi="Times New Roman"/>
        </w:rPr>
        <w:t xml:space="preserve"> and</w:t>
      </w:r>
      <w:ins w:id="275" w:author="Gunnar" w:date="2015-06-29T17:11:00Z">
        <w:r>
          <w:rPr>
            <w:rFonts w:ascii="Times New Roman" w:hAnsi="Times New Roman"/>
          </w:rPr>
          <w:t xml:space="preserve"> a</w:t>
        </w:r>
      </w:ins>
      <w:r>
        <w:rPr>
          <w:rFonts w:ascii="Times New Roman" w:hAnsi="Times New Roman"/>
        </w:rPr>
        <w:t xml:space="preserve"> good sleep. One needs a reasonably healthy body. Because without at least some of </w:t>
      </w:r>
      <w:del w:id="276" w:author="Gunnar" w:date="2015-06-29T17:11:00Z">
        <w:r w:rsidDel="00274801">
          <w:rPr>
            <w:rFonts w:ascii="Times New Roman" w:hAnsi="Times New Roman"/>
          </w:rPr>
          <w:delText xml:space="preserve"> </w:delText>
        </w:r>
      </w:del>
      <w:r>
        <w:rPr>
          <w:rFonts w:ascii="Times New Roman" w:hAnsi="Times New Roman"/>
        </w:rPr>
        <w:t>th</w:t>
      </w:r>
      <w:ins w:id="277" w:author="Gunnar" w:date="2015-06-29T17:11:00Z">
        <w:r>
          <w:rPr>
            <w:rFonts w:ascii="Times New Roman" w:hAnsi="Times New Roman"/>
          </w:rPr>
          <w:t>is</w:t>
        </w:r>
      </w:ins>
      <w:del w:id="278" w:author="Gunnar" w:date="2015-06-29T17:11:00Z">
        <w:r w:rsidDel="00274801">
          <w:rPr>
            <w:rFonts w:ascii="Times New Roman" w:hAnsi="Times New Roman"/>
          </w:rPr>
          <w:delText>ese</w:delText>
        </w:r>
      </w:del>
      <w:r>
        <w:rPr>
          <w:rFonts w:ascii="Times New Roman" w:hAnsi="Times New Roman"/>
        </w:rPr>
        <w:t>, to each according to ability and taste, one cannot be sincere in one's engagements.</w:t>
      </w:r>
      <w:r>
        <w:rPr>
          <w:rStyle w:val="FootnoteAnchor"/>
          <w:rFonts w:ascii="Times New Roman" w:hAnsi="Times New Roman"/>
        </w:rPr>
        <w:footnoteReference w:id="17"/>
      </w:r>
    </w:p>
    <w:p w:rsidR="009E23DD" w:rsidRDefault="009E23DD">
      <w:pPr>
        <w:pStyle w:val="TextBody"/>
        <w:numPr>
          <w:ilvl w:val="0"/>
          <w:numId w:val="1"/>
          <w:numberingChange w:id="290" w:author="Gunnar" w:date="2015-06-29T16:25:00Z" w:original=""/>
        </w:numPr>
        <w:spacing w:after="0" w:line="240" w:lineRule="auto"/>
        <w:ind w:left="0" w:firstLine="0"/>
        <w:rPr>
          <w:rFonts w:ascii="Times New Roman" w:hAnsi="Times New Roman"/>
        </w:rPr>
      </w:pPr>
    </w:p>
    <w:p w:rsidR="009E23DD" w:rsidRDefault="009E23DD">
      <w:pPr>
        <w:pStyle w:val="Heading1"/>
        <w:spacing w:before="0" w:after="0"/>
        <w:rPr>
          <w:rFonts w:ascii="Times New Roman" w:hAnsi="Times New Roman"/>
        </w:rPr>
      </w:pPr>
      <w:r>
        <w:rPr>
          <w:rFonts w:ascii="Times New Roman" w:hAnsi="Times New Roman"/>
        </w:rPr>
        <w:t>Meaningness is Political</w:t>
      </w:r>
    </w:p>
    <w:p w:rsidR="009E23DD" w:rsidRDefault="009E23DD">
      <w:pPr>
        <w:pStyle w:val="Body"/>
        <w:rPr>
          <w:rFonts w:ascii="Times New Roman" w:hAnsi="Times New Roman"/>
        </w:rPr>
      </w:pPr>
      <w:r>
        <w:rPr>
          <w:rFonts w:ascii="Times New Roman" w:hAnsi="Times New Roman"/>
        </w:rPr>
        <w:t>Simone Weil wrote that the most corrupting thing about a political party is that</w:t>
      </w:r>
      <w:ins w:id="291" w:author="Gunnar" w:date="2015-06-29T17:12:00Z">
        <w:r>
          <w:rPr>
            <w:rFonts w:ascii="Times New Roman" w:hAnsi="Times New Roman"/>
          </w:rPr>
          <w:t>,</w:t>
        </w:r>
        <w:r w:rsidRPr="00274801">
          <w:rPr>
            <w:rFonts w:ascii="Times New Roman" w:hAnsi="Times New Roman"/>
          </w:rPr>
          <w:t xml:space="preserve"> </w:t>
        </w:r>
        <w:r>
          <w:rPr>
            <w:rFonts w:ascii="Times New Roman" w:hAnsi="Times New Roman"/>
          </w:rPr>
          <w:t>after a while,i</w:t>
        </w:r>
      </w:ins>
      <w:r>
        <w:rPr>
          <w:rFonts w:ascii="Times New Roman" w:hAnsi="Times New Roman"/>
        </w:rPr>
        <w:t xml:space="preserve"> its purpose </w:t>
      </w:r>
      <w:ins w:id="292" w:author="Gunnar" w:date="2015-06-29T17:12:00Z">
        <w:r>
          <w:rPr>
            <w:rFonts w:ascii="Times New Roman" w:hAnsi="Times New Roman"/>
          </w:rPr>
          <w:t>is</w:t>
        </w:r>
      </w:ins>
      <w:del w:id="293" w:author="Gunnar" w:date="2015-06-29T17:12:00Z">
        <w:r w:rsidDel="00274801">
          <w:rPr>
            <w:rFonts w:ascii="Times New Roman" w:hAnsi="Times New Roman"/>
          </w:rPr>
          <w:delText>after a while becomes</w:delText>
        </w:r>
      </w:del>
      <w:r>
        <w:rPr>
          <w:rFonts w:ascii="Times New Roman" w:hAnsi="Times New Roman"/>
        </w:rPr>
        <w:t xml:space="preserve"> only to grow</w:t>
      </w:r>
      <w:r>
        <w:rPr>
          <w:rStyle w:val="FootnoteAnchor"/>
          <w:rFonts w:ascii="Times New Roman" w:hAnsi="Times New Roman"/>
        </w:rPr>
        <w:footnoteReference w:id="18"/>
      </w:r>
      <w:r>
        <w:rPr>
          <w:rFonts w:ascii="Times New Roman" w:hAnsi="Times New Roman"/>
        </w:rPr>
        <w:t xml:space="preserve">. Recently I harboured the idea that the purpose of any political </w:t>
      </w:r>
      <w:del w:id="294" w:author="Gunnar" w:date="2015-06-29T17:12:00Z">
        <w:r w:rsidDel="00274801">
          <w:rPr>
            <w:rFonts w:ascii="Times New Roman" w:hAnsi="Times New Roman"/>
          </w:rPr>
          <w:delText>activisim</w:delText>
        </w:r>
      </w:del>
      <w:ins w:id="295" w:author="Gunnar" w:date="2015-06-29T17:12:00Z">
        <w:r>
          <w:rPr>
            <w:rFonts w:ascii="Times New Roman" w:hAnsi="Times New Roman"/>
          </w:rPr>
          <w:t>activism</w:t>
        </w:r>
      </w:ins>
      <w:r>
        <w:rPr>
          <w:rFonts w:ascii="Times New Roman" w:hAnsi="Times New Roman"/>
        </w:rPr>
        <w:t xml:space="preserve"> or party was to render itself redundant. Therefore, a party's decline, </w:t>
      </w:r>
      <w:r>
        <w:rPr>
          <w:rFonts w:ascii="Times New Roman" w:hAnsi="Times New Roman"/>
          <w:i/>
          <w:iCs/>
        </w:rPr>
        <w:t>e.g.</w:t>
      </w:r>
      <w:r>
        <w:rPr>
          <w:rFonts w:ascii="Times New Roman" w:hAnsi="Times New Roman"/>
        </w:rPr>
        <w:t xml:space="preserve"> the decline of the European Social Democrats, may be seen as a success and not a failure, since the decline is a sign of</w:t>
      </w:r>
      <w:ins w:id="296" w:author="Gunnar" w:date="2015-06-29T17:13:00Z">
        <w:r>
          <w:rPr>
            <w:rFonts w:ascii="Times New Roman" w:hAnsi="Times New Roman"/>
          </w:rPr>
          <w:t>, to a certain extent,</w:t>
        </w:r>
      </w:ins>
      <w:r>
        <w:rPr>
          <w:rFonts w:ascii="Times New Roman" w:hAnsi="Times New Roman"/>
        </w:rPr>
        <w:t xml:space="preserve"> having accomplished their goals</w:t>
      </w:r>
      <w:del w:id="297" w:author="Gunnar" w:date="2015-06-29T17:13:00Z">
        <w:r w:rsidDel="00274801">
          <w:rPr>
            <w:rFonts w:ascii="Times New Roman" w:hAnsi="Times New Roman"/>
          </w:rPr>
          <w:delText xml:space="preserve"> to some extent</w:delText>
        </w:r>
      </w:del>
      <w:r>
        <w:rPr>
          <w:rFonts w:ascii="Times New Roman" w:hAnsi="Times New Roman"/>
        </w:rPr>
        <w:t xml:space="preserve">. I </w:t>
      </w:r>
      <w:del w:id="298" w:author="Gunnar" w:date="2015-06-29T17:13:00Z">
        <w:r w:rsidDel="00274801">
          <w:rPr>
            <w:rFonts w:ascii="Times New Roman" w:hAnsi="Times New Roman"/>
          </w:rPr>
          <w:delText xml:space="preserve">do </w:delText>
        </w:r>
      </w:del>
      <w:r>
        <w:rPr>
          <w:rFonts w:ascii="Times New Roman" w:hAnsi="Times New Roman"/>
        </w:rPr>
        <w:t xml:space="preserve">no longer believe that. </w:t>
      </w:r>
    </w:p>
    <w:p w:rsidR="009E23DD" w:rsidRDefault="009E23DD">
      <w:pPr>
        <w:pStyle w:val="Body"/>
        <w:rPr>
          <w:rFonts w:ascii="Times New Roman" w:hAnsi="Times New Roman"/>
        </w:rPr>
      </w:pPr>
    </w:p>
    <w:p w:rsidR="009E23DD" w:rsidRDefault="009E23DD">
      <w:pPr>
        <w:pStyle w:val="Body"/>
        <w:rPr>
          <w:rFonts w:ascii="Times New Roman" w:hAnsi="Times New Roman"/>
        </w:rPr>
      </w:pPr>
      <w:r>
        <w:rPr>
          <w:rFonts w:ascii="Times New Roman" w:hAnsi="Times New Roman"/>
        </w:rPr>
        <w:t xml:space="preserve">Instead, any constellation of people gathering should be focused on their own personal growth. To create a space in which </w:t>
      </w:r>
      <w:del w:id="299" w:author="Gunnar" w:date="2015-06-29T17:15:00Z">
        <w:r w:rsidDel="00603A9E">
          <w:rPr>
            <w:rFonts w:ascii="Times New Roman" w:hAnsi="Times New Roman"/>
          </w:rPr>
          <w:delText>soceity's</w:delText>
        </w:r>
      </w:del>
      <w:ins w:id="300" w:author="Gunnar" w:date="2015-06-29T17:15:00Z">
        <w:r>
          <w:rPr>
            <w:rFonts w:ascii="Times New Roman" w:hAnsi="Times New Roman"/>
          </w:rPr>
          <w:t>society’s</w:t>
        </w:r>
      </w:ins>
      <w:r>
        <w:rPr>
          <w:rFonts w:ascii="Times New Roman" w:hAnsi="Times New Roman"/>
        </w:rPr>
        <w:t xml:space="preserve"> hierarchies have no power over us. Where we together can express our </w:t>
      </w:r>
      <w:del w:id="301" w:author="Gunnar" w:date="2015-06-29T17:15:00Z">
        <w:r w:rsidDel="00603A9E">
          <w:rPr>
            <w:rFonts w:ascii="Times New Roman" w:hAnsi="Times New Roman"/>
          </w:rPr>
          <w:delText xml:space="preserve"> </w:delText>
        </w:r>
      </w:del>
      <w:r>
        <w:rPr>
          <w:rFonts w:ascii="Times New Roman" w:hAnsi="Times New Roman"/>
        </w:rPr>
        <w:t>selves sincerely,</w:t>
      </w:r>
      <w:ins w:id="302" w:author="Gunnar" w:date="2015-06-29T17:15:00Z">
        <w:r>
          <w:rPr>
            <w:rFonts w:ascii="Times New Roman" w:hAnsi="Times New Roman"/>
          </w:rPr>
          <w:t xml:space="preserve"> to</w:t>
        </w:r>
      </w:ins>
      <w:r>
        <w:rPr>
          <w:rFonts w:ascii="Times New Roman" w:hAnsi="Times New Roman"/>
        </w:rPr>
        <w:t xml:space="preserve"> manifest who we have become. A space within which we can transform. Not learning fifteen second phrases to answer those questioning our cause, not learn</w:t>
      </w:r>
      <w:ins w:id="303" w:author="Gunnar" w:date="2015-06-29T17:16:00Z">
        <w:r>
          <w:rPr>
            <w:rFonts w:ascii="Times New Roman" w:hAnsi="Times New Roman"/>
          </w:rPr>
          <w:t>ing</w:t>
        </w:r>
      </w:ins>
      <w:r>
        <w:rPr>
          <w:rFonts w:ascii="Times New Roman" w:hAnsi="Times New Roman"/>
        </w:rPr>
        <w:t xml:space="preserve"> how to effectively argue against those who disagree with us. Not strategise about furthering the cause. A meaningful struggle should not have the totalitarian goal to eradicate the world from evil, in whatever form it may be.</w:t>
      </w:r>
      <w:r>
        <w:rPr>
          <w:rStyle w:val="FootnoteAnchor"/>
          <w:rFonts w:ascii="Times New Roman" w:hAnsi="Times New Roman"/>
        </w:rPr>
        <w:footnoteReference w:id="19"/>
      </w:r>
      <w:r>
        <w:rPr>
          <w:rFonts w:ascii="Times New Roman" w:hAnsi="Times New Roman"/>
        </w:rPr>
        <w:t xml:space="preserve"> A political cause of meaningness will not defeat the oppressors but help liberate them from their self-thingification, by making them transform with us.</w:t>
      </w:r>
    </w:p>
    <w:p w:rsidR="009E23DD" w:rsidRDefault="009E23DD">
      <w:pPr>
        <w:pStyle w:val="Body"/>
        <w:rPr>
          <w:rFonts w:ascii="Times New Roman" w:hAnsi="Times New Roman"/>
        </w:rPr>
      </w:pPr>
    </w:p>
    <w:p w:rsidR="009E23DD" w:rsidRDefault="009E23DD">
      <w:pPr>
        <w:pStyle w:val="Body"/>
        <w:rPr>
          <w:rFonts w:ascii="Times New Roman" w:hAnsi="Times New Roman"/>
        </w:rPr>
      </w:pPr>
      <w:r>
        <w:rPr>
          <w:rFonts w:ascii="Times New Roman" w:hAnsi="Times New Roman"/>
        </w:rPr>
        <w:t>Every culture contains prejudices and hierarchies which create</w:t>
      </w:r>
      <w:del w:id="324" w:author="Gunnar" w:date="2015-06-29T17:18:00Z">
        <w:r w:rsidDel="00451B3C">
          <w:rPr>
            <w:rFonts w:ascii="Times New Roman" w:hAnsi="Times New Roman"/>
          </w:rPr>
          <w:delText>s</w:delText>
        </w:r>
      </w:del>
      <w:r>
        <w:rPr>
          <w:rFonts w:ascii="Times New Roman" w:hAnsi="Times New Roman"/>
        </w:rPr>
        <w:t xml:space="preserve"> the insecurities which takes us away from being human beings. And every person grows up as a cultural </w:t>
      </w:r>
      <w:del w:id="325" w:author="Gunnar" w:date="2015-06-29T17:19:00Z">
        <w:r w:rsidDel="00451B3C">
          <w:rPr>
            <w:rFonts w:ascii="Times New Roman" w:hAnsi="Times New Roman"/>
          </w:rPr>
          <w:delText>being</w:delText>
        </w:r>
      </w:del>
      <w:del w:id="326" w:author="Gunnar" w:date="2015-06-29T17:18:00Z">
        <w:r w:rsidDel="00451B3C">
          <w:rPr>
            <w:rFonts w:ascii="Times New Roman" w:hAnsi="Times New Roman"/>
          </w:rPr>
          <w:delText>, and t</w:delText>
        </w:r>
      </w:del>
      <w:del w:id="327" w:author="Gunnar" w:date="2015-06-29T17:19:00Z">
        <w:r w:rsidDel="00451B3C">
          <w:rPr>
            <w:rFonts w:ascii="Times New Roman" w:hAnsi="Times New Roman"/>
          </w:rPr>
          <w:delText>o</w:delText>
        </w:r>
      </w:del>
      <w:ins w:id="328" w:author="Gunnar" w:date="2015-06-29T17:19:00Z">
        <w:r>
          <w:rPr>
            <w:rFonts w:ascii="Times New Roman" w:hAnsi="Times New Roman"/>
          </w:rPr>
          <w:t>being. To</w:t>
        </w:r>
      </w:ins>
      <w:r>
        <w:rPr>
          <w:rFonts w:ascii="Times New Roman" w:hAnsi="Times New Roman"/>
        </w:rPr>
        <w:t xml:space="preserve"> think this can be changed is a misunderstanding of both culture and human nature. Even if we change culture itself, it will not disappear, for it is part of our biological and cultural reality just as much as our lack of wings and gills. We are instead left with ourselves, and therein </w:t>
      </w:r>
      <w:del w:id="329" w:author="Gunnar" w:date="2015-06-29T17:18:00Z">
        <w:r w:rsidDel="00451B3C">
          <w:rPr>
            <w:rFonts w:ascii="Times New Roman" w:hAnsi="Times New Roman"/>
          </w:rPr>
          <w:delText>lies</w:delText>
        </w:r>
      </w:del>
      <w:ins w:id="330" w:author="Gunnar" w:date="2015-06-29T17:18:00Z">
        <w:r>
          <w:rPr>
            <w:rFonts w:ascii="Times New Roman" w:hAnsi="Times New Roman"/>
          </w:rPr>
          <w:t>lays</w:t>
        </w:r>
      </w:ins>
      <w:r>
        <w:rPr>
          <w:rFonts w:ascii="Times New Roman" w:hAnsi="Times New Roman"/>
        </w:rPr>
        <w:t xml:space="preserve"> the work. What matters is what we do with what we became, and take responsibility for what we keep becoming together. Creating a "better" culture, while not necessarily a bad thing, is still a totalitarian approach, and as such achieves little. However, we can help create spaces for Each</w:t>
      </w:r>
      <w:ins w:id="331" w:author="Gunnar" w:date="2015-06-29T17:19:00Z">
        <w:r>
          <w:rPr>
            <w:rFonts w:ascii="Times New Roman" w:hAnsi="Times New Roman"/>
          </w:rPr>
          <w:t>-</w:t>
        </w:r>
      </w:ins>
      <w:r>
        <w:rPr>
          <w:rFonts w:ascii="Times New Roman" w:hAnsi="Times New Roman"/>
        </w:rPr>
        <w:t xml:space="preserve">others to form and transform within, together. Creating spaces of sincerity. </w:t>
      </w:r>
    </w:p>
    <w:p w:rsidR="009E23DD" w:rsidRDefault="009E23DD">
      <w:pPr>
        <w:pStyle w:val="Body"/>
      </w:pPr>
    </w:p>
    <w:p w:rsidR="009E23DD" w:rsidRDefault="009E23DD">
      <w:pPr>
        <w:pStyle w:val="Body"/>
      </w:pPr>
      <w:r w:rsidRPr="0045783E">
        <w:rPr>
          <w:noProof/>
          <w:lang w:val="sv-SE" w:eastAsia="sv-SE" w:bidi="ar-SA"/>
        </w:rPr>
        <w:pict>
          <v:shape id="_x0000_i1030" type="#_x0000_t75" style="width:251.25pt;height:201.75pt;visibility:visible">
            <v:imagedata r:id="rId12" o:title=""/>
          </v:shape>
        </w:pict>
      </w:r>
    </w:p>
    <w:p w:rsidR="009E23DD" w:rsidRDefault="009E23DD">
      <w:pPr>
        <w:pStyle w:val="Body"/>
      </w:pPr>
    </w:p>
    <w:p w:rsidR="009E23DD" w:rsidRDefault="009E23DD">
      <w:pPr>
        <w:pStyle w:val="TextBody"/>
        <w:spacing w:after="0" w:line="240" w:lineRule="auto"/>
        <w:rPr>
          <w:rFonts w:ascii="Times New Roman" w:hAnsi="Times New Roman"/>
        </w:rPr>
      </w:pPr>
      <w:r>
        <w:rPr>
          <w:rFonts w:ascii="Times New Roman" w:hAnsi="Times New Roman"/>
        </w:rPr>
        <w:t xml:space="preserve">It may seem as if I mean to say that political </w:t>
      </w:r>
      <w:del w:id="332" w:author="Gunnar" w:date="2015-06-29T17:19:00Z">
        <w:r w:rsidDel="00451B3C">
          <w:rPr>
            <w:rFonts w:ascii="Times New Roman" w:hAnsi="Times New Roman"/>
          </w:rPr>
          <w:delText>activism,</w:delText>
        </w:r>
      </w:del>
      <w:ins w:id="333" w:author="Gunnar" w:date="2015-06-29T17:19:00Z">
        <w:r>
          <w:rPr>
            <w:rFonts w:ascii="Times New Roman" w:hAnsi="Times New Roman"/>
          </w:rPr>
          <w:t>activism</w:t>
        </w:r>
      </w:ins>
      <w:r>
        <w:rPr>
          <w:rFonts w:ascii="Times New Roman" w:hAnsi="Times New Roman"/>
        </w:rPr>
        <w:t xml:space="preserve"> or partaking in politics is totalitarian and has nothing to do with meaningness. Nothing could be further from the truth. If one is sincere </w:t>
      </w:r>
      <w:ins w:id="334" w:author="Gunnar" w:date="2015-06-29T17:20:00Z">
        <w:r>
          <w:rPr>
            <w:rFonts w:ascii="Times New Roman" w:hAnsi="Times New Roman"/>
          </w:rPr>
          <w:t>in</w:t>
        </w:r>
      </w:ins>
      <w:del w:id="335" w:author="Gunnar" w:date="2015-06-29T17:20:00Z">
        <w:r w:rsidDel="00451B3C">
          <w:rPr>
            <w:rFonts w:ascii="Times New Roman" w:hAnsi="Times New Roman"/>
          </w:rPr>
          <w:delText>with</w:delText>
        </w:r>
      </w:del>
      <w:r>
        <w:rPr>
          <w:rFonts w:ascii="Times New Roman" w:hAnsi="Times New Roman"/>
        </w:rPr>
        <w:t xml:space="preserve"> one's engagements one becomes political. </w:t>
      </w:r>
    </w:p>
    <w:p w:rsidR="009E23DD" w:rsidRDefault="009E23DD">
      <w:pPr>
        <w:pStyle w:val="TextBody"/>
        <w:spacing w:after="0" w:line="240" w:lineRule="auto"/>
      </w:pPr>
    </w:p>
    <w:p w:rsidR="009E23DD" w:rsidRDefault="009E23DD">
      <w:pPr>
        <w:pStyle w:val="TextBody"/>
        <w:spacing w:after="0" w:line="240" w:lineRule="auto"/>
        <w:rPr>
          <w:rFonts w:ascii="Times New Roman" w:hAnsi="Times New Roman"/>
          <w:color w:val="000000"/>
        </w:rPr>
      </w:pPr>
      <w:r>
        <w:rPr>
          <w:rFonts w:ascii="Times New Roman" w:hAnsi="Times New Roman"/>
        </w:rPr>
        <w:t xml:space="preserve">The economist </w:t>
      </w:r>
      <w:r>
        <w:rPr>
          <w:rFonts w:ascii="Times New Roman" w:hAnsi="Times New Roman"/>
          <w:color w:val="000000"/>
        </w:rPr>
        <w:t>Albert O. Hirschman analysed three different strategies for engaging with the world, which he called "Exit", Voice", and "Loyalty"</w:t>
      </w:r>
      <w:r>
        <w:rPr>
          <w:rStyle w:val="FootnoteAnchor"/>
          <w:rFonts w:ascii="Times New Roman" w:hAnsi="Times New Roman"/>
          <w:color w:val="000000"/>
        </w:rPr>
        <w:footnoteReference w:id="20"/>
      </w:r>
      <w:r>
        <w:rPr>
          <w:rFonts w:ascii="Times New Roman" w:hAnsi="Times New Roman"/>
          <w:color w:val="000000"/>
        </w:rPr>
        <w:t>. The liberal, and indeed consumerist engagement with the world is through the exit strategy. By merely being present in a situation</w:t>
      </w:r>
      <w:ins w:id="336" w:author="Gunnar" w:date="2015-06-29T17:23:00Z">
        <w:r>
          <w:rPr>
            <w:rFonts w:ascii="Times New Roman" w:hAnsi="Times New Roman"/>
            <w:color w:val="000000"/>
          </w:rPr>
          <w:t>;</w:t>
        </w:r>
      </w:ins>
      <w:del w:id="337" w:author="Gunnar" w:date="2015-06-29T17:23:00Z">
        <w:r w:rsidDel="00451B3C">
          <w:rPr>
            <w:rFonts w:ascii="Times New Roman" w:hAnsi="Times New Roman"/>
            <w:color w:val="000000"/>
          </w:rPr>
          <w:delText>,</w:delText>
        </w:r>
      </w:del>
      <w:r>
        <w:rPr>
          <w:rFonts w:ascii="Times New Roman" w:hAnsi="Times New Roman"/>
          <w:color w:val="000000"/>
        </w:rPr>
        <w:t xml:space="preserve"> </w:t>
      </w:r>
      <w:del w:id="338" w:author="Gunnar" w:date="2015-06-29T17:24:00Z">
        <w:r w:rsidDel="00451B3C">
          <w:rPr>
            <w:rFonts w:ascii="Times New Roman" w:hAnsi="Times New Roman"/>
            <w:color w:val="000000"/>
          </w:rPr>
          <w:delText xml:space="preserve">being </w:delText>
        </w:r>
      </w:del>
      <w:r>
        <w:rPr>
          <w:rFonts w:ascii="Times New Roman" w:hAnsi="Times New Roman"/>
          <w:color w:val="000000"/>
        </w:rPr>
        <w:t xml:space="preserve">a </w:t>
      </w:r>
      <w:ins w:id="339" w:author="Gunnar" w:date="2015-06-29T17:23:00Z">
        <w:r>
          <w:rPr>
            <w:rFonts w:ascii="Times New Roman" w:hAnsi="Times New Roman"/>
            <w:color w:val="000000"/>
          </w:rPr>
          <w:t xml:space="preserve">party </w:t>
        </w:r>
      </w:ins>
      <w:r>
        <w:rPr>
          <w:rFonts w:ascii="Times New Roman" w:hAnsi="Times New Roman"/>
          <w:color w:val="000000"/>
        </w:rPr>
        <w:t>member</w:t>
      </w:r>
      <w:del w:id="340" w:author="Gunnar" w:date="2015-06-29T17:23:00Z">
        <w:r w:rsidDel="00451B3C">
          <w:rPr>
            <w:rFonts w:ascii="Times New Roman" w:hAnsi="Times New Roman"/>
            <w:color w:val="000000"/>
          </w:rPr>
          <w:delText xml:space="preserve"> of a party</w:delText>
        </w:r>
      </w:del>
      <w:ins w:id="341" w:author="Gunnar" w:date="2015-06-29T17:23:00Z">
        <w:r>
          <w:rPr>
            <w:rFonts w:ascii="Times New Roman" w:hAnsi="Times New Roman"/>
            <w:color w:val="000000"/>
          </w:rPr>
          <w:t>;</w:t>
        </w:r>
      </w:ins>
      <w:del w:id="342" w:author="Gunnar" w:date="2015-06-29T17:23:00Z">
        <w:r w:rsidDel="00451B3C">
          <w:rPr>
            <w:rFonts w:ascii="Times New Roman" w:hAnsi="Times New Roman"/>
            <w:color w:val="000000"/>
          </w:rPr>
          <w:delText>,</w:delText>
        </w:r>
      </w:del>
      <w:r>
        <w:rPr>
          <w:rFonts w:ascii="Times New Roman" w:hAnsi="Times New Roman"/>
          <w:color w:val="000000"/>
        </w:rPr>
        <w:t xml:space="preserve"> </w:t>
      </w:r>
      <w:del w:id="343" w:author="Gunnar" w:date="2015-06-29T17:24:00Z">
        <w:r w:rsidDel="00451B3C">
          <w:rPr>
            <w:rFonts w:ascii="Times New Roman" w:hAnsi="Times New Roman"/>
            <w:color w:val="000000"/>
          </w:rPr>
          <w:delText xml:space="preserve">being </w:delText>
        </w:r>
      </w:del>
      <w:r>
        <w:rPr>
          <w:rFonts w:ascii="Times New Roman" w:hAnsi="Times New Roman"/>
          <w:color w:val="000000"/>
        </w:rPr>
        <w:t>a customer at a store</w:t>
      </w:r>
      <w:ins w:id="344" w:author="Gunnar" w:date="2015-06-29T17:24:00Z">
        <w:r>
          <w:rPr>
            <w:rFonts w:ascii="Times New Roman" w:hAnsi="Times New Roman"/>
            <w:color w:val="000000"/>
          </w:rPr>
          <w:t>;</w:t>
        </w:r>
      </w:ins>
      <w:del w:id="345" w:author="Gunnar" w:date="2015-06-29T17:24:00Z">
        <w:r w:rsidDel="00451B3C">
          <w:rPr>
            <w:rFonts w:ascii="Times New Roman" w:hAnsi="Times New Roman"/>
            <w:color w:val="000000"/>
          </w:rPr>
          <w:delText>,</w:delText>
        </w:r>
      </w:del>
      <w:r>
        <w:rPr>
          <w:rFonts w:ascii="Times New Roman" w:hAnsi="Times New Roman"/>
          <w:color w:val="000000"/>
        </w:rPr>
        <w:t xml:space="preserve"> wearing a band's t-shirt</w:t>
      </w:r>
      <w:ins w:id="346" w:author="Gunnar" w:date="2015-06-29T17:24:00Z">
        <w:r>
          <w:rPr>
            <w:rFonts w:ascii="Times New Roman" w:hAnsi="Times New Roman"/>
            <w:color w:val="000000"/>
          </w:rPr>
          <w:t>;</w:t>
        </w:r>
      </w:ins>
      <w:del w:id="347" w:author="Gunnar" w:date="2015-06-29T17:24:00Z">
        <w:r w:rsidDel="00451B3C">
          <w:rPr>
            <w:rFonts w:ascii="Times New Roman" w:hAnsi="Times New Roman"/>
            <w:color w:val="000000"/>
          </w:rPr>
          <w:delText>,</w:delText>
        </w:r>
      </w:del>
      <w:r>
        <w:rPr>
          <w:rFonts w:ascii="Times New Roman" w:hAnsi="Times New Roman"/>
          <w:color w:val="000000"/>
        </w:rPr>
        <w:t xml:space="preserve"> joining a club, or a college</w:t>
      </w:r>
      <w:ins w:id="348" w:author="Gunnar" w:date="2015-06-29T17:24:00Z">
        <w:r>
          <w:rPr>
            <w:rFonts w:ascii="Times New Roman" w:hAnsi="Times New Roman"/>
            <w:color w:val="000000"/>
          </w:rPr>
          <w:t>;</w:t>
        </w:r>
      </w:ins>
      <w:del w:id="349" w:author="Gunnar" w:date="2015-06-29T17:24:00Z">
        <w:r w:rsidDel="00451B3C">
          <w:rPr>
            <w:rFonts w:ascii="Times New Roman" w:hAnsi="Times New Roman"/>
            <w:color w:val="000000"/>
          </w:rPr>
          <w:delText>,</w:delText>
        </w:r>
      </w:del>
      <w:r>
        <w:rPr>
          <w:rFonts w:ascii="Times New Roman" w:hAnsi="Times New Roman"/>
          <w:color w:val="000000"/>
        </w:rPr>
        <w:t xml:space="preserve"> or </w:t>
      </w:r>
      <w:ins w:id="350" w:author="Gunnar" w:date="2015-06-29T17:24:00Z">
        <w:r>
          <w:rPr>
            <w:rFonts w:ascii="Times New Roman" w:hAnsi="Times New Roman"/>
            <w:color w:val="000000"/>
          </w:rPr>
          <w:t>placing</w:t>
        </w:r>
      </w:ins>
      <w:del w:id="351" w:author="Gunnar" w:date="2015-06-29T17:24:00Z">
        <w:r w:rsidDel="00451B3C">
          <w:rPr>
            <w:rFonts w:ascii="Times New Roman" w:hAnsi="Times New Roman"/>
            <w:color w:val="000000"/>
          </w:rPr>
          <w:delText>having</w:delText>
        </w:r>
      </w:del>
      <w:r>
        <w:rPr>
          <w:rFonts w:ascii="Times New Roman" w:hAnsi="Times New Roman"/>
          <w:color w:val="000000"/>
        </w:rPr>
        <w:t xml:space="preserve"> your children at a school, this </w:t>
      </w:r>
      <w:ins w:id="352" w:author="Gunnar" w:date="2015-06-29T17:24:00Z">
        <w:r>
          <w:rPr>
            <w:rFonts w:ascii="Times New Roman" w:hAnsi="Times New Roman"/>
            <w:color w:val="000000"/>
          </w:rPr>
          <w:t xml:space="preserve">all </w:t>
        </w:r>
      </w:ins>
      <w:r>
        <w:rPr>
          <w:rFonts w:ascii="Times New Roman" w:hAnsi="Times New Roman"/>
          <w:color w:val="000000"/>
        </w:rPr>
        <w:t>indicates your full</w:t>
      </w:r>
      <w:ins w:id="353" w:author="Gunnar" w:date="2015-06-29T17:24:00Z">
        <w:r>
          <w:rPr>
            <w:rFonts w:ascii="Times New Roman" w:hAnsi="Times New Roman"/>
            <w:color w:val="000000"/>
          </w:rPr>
          <w:noBreakHyphen/>
        </w:r>
      </w:ins>
      <w:del w:id="354" w:author="Gunnar" w:date="2015-06-29T17:24:00Z">
        <w:r w:rsidDel="007F6834">
          <w:rPr>
            <w:rFonts w:ascii="Times New Roman" w:hAnsi="Times New Roman"/>
            <w:color w:val="000000"/>
          </w:rPr>
          <w:delText xml:space="preserve"> </w:delText>
        </w:r>
      </w:del>
      <w:r>
        <w:rPr>
          <w:rFonts w:ascii="Times New Roman" w:hAnsi="Times New Roman"/>
          <w:color w:val="000000"/>
        </w:rPr>
        <w:t xml:space="preserve">hearted support. When you no longer </w:t>
      </w:r>
      <w:ins w:id="355" w:author="Gunnar" w:date="2015-06-29T17:25:00Z">
        <w:r>
          <w:rPr>
            <w:rFonts w:ascii="Times New Roman" w:hAnsi="Times New Roman"/>
            <w:color w:val="000000"/>
          </w:rPr>
          <w:t xml:space="preserve">feel that you </w:t>
        </w:r>
      </w:ins>
      <w:r>
        <w:rPr>
          <w:rFonts w:ascii="Times New Roman" w:hAnsi="Times New Roman"/>
          <w:color w:val="000000"/>
        </w:rPr>
        <w:t>can give</w:t>
      </w:r>
      <w:ins w:id="356" w:author="Gunnar" w:date="2015-06-29T17:25:00Z">
        <w:r>
          <w:rPr>
            <w:rFonts w:ascii="Times New Roman" w:hAnsi="Times New Roman"/>
            <w:color w:val="000000"/>
          </w:rPr>
          <w:t xml:space="preserve"> it</w:t>
        </w:r>
      </w:ins>
      <w:r>
        <w:rPr>
          <w:rFonts w:ascii="Times New Roman" w:hAnsi="Times New Roman"/>
          <w:color w:val="000000"/>
        </w:rPr>
        <w:t xml:space="preserve"> your complete support</w:t>
      </w:r>
      <w:ins w:id="357" w:author="Gunnar" w:date="2015-06-29T17:25:00Z">
        <w:r>
          <w:rPr>
            <w:rFonts w:ascii="Times New Roman" w:hAnsi="Times New Roman"/>
            <w:color w:val="000000"/>
          </w:rPr>
          <w:t>,</w:t>
        </w:r>
      </w:ins>
      <w:r>
        <w:rPr>
          <w:rFonts w:ascii="Times New Roman" w:hAnsi="Times New Roman"/>
          <w:color w:val="000000"/>
        </w:rPr>
        <w:t xml:space="preserve"> for whatever reason, you </w:t>
      </w:r>
      <w:r w:rsidRPr="009E23DD">
        <w:rPr>
          <w:rFonts w:ascii="Times New Roman" w:hAnsi="Times New Roman"/>
          <w:i/>
          <w:color w:val="000000"/>
          <w:rPrChange w:id="358" w:author="Gunnar" w:date="2015-06-29T17:26:00Z">
            <w:rPr>
              <w:rFonts w:ascii="Times New Roman" w:hAnsi="Times New Roman"/>
              <w:color w:val="000000"/>
            </w:rPr>
          </w:rPrChange>
        </w:rPr>
        <w:t>Exit</w:t>
      </w:r>
      <w:r>
        <w:rPr>
          <w:rFonts w:ascii="Times New Roman" w:hAnsi="Times New Roman"/>
          <w:color w:val="000000"/>
        </w:rPr>
        <w:t xml:space="preserve">, </w:t>
      </w:r>
      <w:r>
        <w:rPr>
          <w:rFonts w:ascii="Times New Roman" w:hAnsi="Times New Roman"/>
          <w:i/>
          <w:iCs/>
          <w:color w:val="000000"/>
        </w:rPr>
        <w:t>i.e.</w:t>
      </w:r>
      <w:r>
        <w:rPr>
          <w:rFonts w:ascii="Times New Roman" w:hAnsi="Times New Roman"/>
          <w:color w:val="000000"/>
        </w:rPr>
        <w:t xml:space="preserve"> leave the context and seek out a new one. This is insincere politics. However, in order to be engaged in the project of meaningness one also needs to be in a context </w:t>
      </w:r>
      <w:del w:id="359" w:author="Gunnar" w:date="2015-06-29T17:25:00Z">
        <w:r w:rsidDel="007F6834">
          <w:rPr>
            <w:rFonts w:ascii="Times New Roman" w:hAnsi="Times New Roman"/>
            <w:color w:val="000000"/>
          </w:rPr>
          <w:delText xml:space="preserve">with </w:delText>
        </w:r>
      </w:del>
      <w:ins w:id="360" w:author="Gunnar" w:date="2015-06-29T17:25:00Z">
        <w:r>
          <w:rPr>
            <w:rFonts w:ascii="Times New Roman" w:hAnsi="Times New Roman"/>
            <w:color w:val="000000"/>
          </w:rPr>
          <w:t xml:space="preserve">in </w:t>
        </w:r>
      </w:ins>
      <w:r>
        <w:rPr>
          <w:rFonts w:ascii="Times New Roman" w:hAnsi="Times New Roman"/>
          <w:color w:val="000000"/>
        </w:rPr>
        <w:t>which one can engage sincerely</w:t>
      </w:r>
      <w:ins w:id="361" w:author="Gunnar" w:date="2015-06-29T17:25:00Z">
        <w:r>
          <w:rPr>
            <w:rFonts w:ascii="Times New Roman" w:hAnsi="Times New Roman"/>
            <w:color w:val="000000"/>
          </w:rPr>
          <w:t>.</w:t>
        </w:r>
      </w:ins>
      <w:del w:id="362" w:author="Gunnar" w:date="2015-06-29T17:25:00Z">
        <w:r w:rsidDel="007F6834">
          <w:rPr>
            <w:rFonts w:ascii="Times New Roman" w:hAnsi="Times New Roman"/>
            <w:color w:val="000000"/>
          </w:rPr>
          <w:delText xml:space="preserve">, and </w:delText>
        </w:r>
      </w:del>
      <w:ins w:id="363" w:author="Gunnar" w:date="2015-06-29T17:25:00Z">
        <w:r>
          <w:rPr>
            <w:rFonts w:ascii="Times New Roman" w:hAnsi="Times New Roman"/>
            <w:color w:val="000000"/>
          </w:rPr>
          <w:t xml:space="preserve"> To </w:t>
        </w:r>
      </w:ins>
      <w:r>
        <w:rPr>
          <w:rFonts w:ascii="Times New Roman" w:hAnsi="Times New Roman"/>
          <w:color w:val="000000"/>
        </w:rPr>
        <w:t>exit</w:t>
      </w:r>
      <w:del w:id="364" w:author="Gunnar" w:date="2015-06-29T17:26:00Z">
        <w:r w:rsidDel="007F6834">
          <w:rPr>
            <w:rFonts w:ascii="Times New Roman" w:hAnsi="Times New Roman"/>
            <w:color w:val="000000"/>
          </w:rPr>
          <w:delText>ing</w:delText>
        </w:r>
      </w:del>
      <w:r>
        <w:rPr>
          <w:rFonts w:ascii="Times New Roman" w:hAnsi="Times New Roman"/>
          <w:color w:val="000000"/>
        </w:rPr>
        <w:t xml:space="preserve"> a context which prohibits sincerity is sometimes necessary for meaningness.</w:t>
      </w:r>
    </w:p>
    <w:p w:rsidR="009E23DD" w:rsidRDefault="009E23DD">
      <w:pPr>
        <w:pStyle w:val="TextBody"/>
        <w:spacing w:after="0" w:line="240" w:lineRule="auto"/>
        <w:rPr>
          <w:rFonts w:ascii="Times New Roman" w:hAnsi="Times New Roman"/>
        </w:rPr>
      </w:pPr>
    </w:p>
    <w:p w:rsidR="009E23DD" w:rsidRDefault="009E23DD">
      <w:pPr>
        <w:pStyle w:val="TextBody"/>
        <w:spacing w:after="0" w:line="240" w:lineRule="auto"/>
        <w:rPr>
          <w:rFonts w:ascii="Times New Roman" w:hAnsi="Times New Roman"/>
          <w:color w:val="000000"/>
        </w:rPr>
      </w:pPr>
      <w:r>
        <w:rPr>
          <w:rFonts w:ascii="Times New Roman" w:hAnsi="Times New Roman"/>
          <w:color w:val="000000"/>
        </w:rPr>
        <w:t xml:space="preserve">The more sincere approach is to </w:t>
      </w:r>
      <w:r w:rsidRPr="009E23DD">
        <w:rPr>
          <w:rFonts w:ascii="Times New Roman" w:hAnsi="Times New Roman"/>
          <w:i/>
          <w:color w:val="000000"/>
          <w:rPrChange w:id="365" w:author="Gunnar" w:date="2015-06-29T17:26:00Z">
            <w:rPr>
              <w:rFonts w:ascii="Times New Roman" w:hAnsi="Times New Roman"/>
              <w:color w:val="000000"/>
            </w:rPr>
          </w:rPrChange>
        </w:rPr>
        <w:t>Voice</w:t>
      </w:r>
      <w:r>
        <w:rPr>
          <w:rFonts w:ascii="Times New Roman" w:hAnsi="Times New Roman"/>
          <w:color w:val="000000"/>
        </w:rPr>
        <w:t xml:space="preserve">. If something is wrong </w:t>
      </w:r>
      <w:ins w:id="366" w:author="Gunnar" w:date="2015-06-29T17:26:00Z">
        <w:r>
          <w:rPr>
            <w:rFonts w:ascii="Times New Roman" w:hAnsi="Times New Roman"/>
            <w:color w:val="000000"/>
          </w:rPr>
          <w:t>with</w:t>
        </w:r>
      </w:ins>
      <w:del w:id="367" w:author="Gunnar" w:date="2015-06-29T17:26:00Z">
        <w:r w:rsidDel="007F6834">
          <w:rPr>
            <w:rFonts w:ascii="Times New Roman" w:hAnsi="Times New Roman"/>
            <w:color w:val="000000"/>
          </w:rPr>
          <w:delText>in</w:delText>
        </w:r>
      </w:del>
      <w:r>
        <w:rPr>
          <w:rFonts w:ascii="Times New Roman" w:hAnsi="Times New Roman"/>
          <w:color w:val="000000"/>
        </w:rPr>
        <w:t xml:space="preserve"> the situation and context you find yourself in, then you </w:t>
      </w:r>
      <w:del w:id="368" w:author="Gunnar" w:date="2015-06-29T17:27:00Z">
        <w:r w:rsidDel="007F6834">
          <w:rPr>
            <w:rFonts w:ascii="Times New Roman" w:hAnsi="Times New Roman"/>
            <w:color w:val="000000"/>
          </w:rPr>
          <w:delText xml:space="preserve">sincerely </w:delText>
        </w:r>
      </w:del>
      <w:r>
        <w:rPr>
          <w:rFonts w:ascii="Times New Roman" w:hAnsi="Times New Roman"/>
          <w:color w:val="000000"/>
        </w:rPr>
        <w:t xml:space="preserve">engage with the situation </w:t>
      </w:r>
      <w:ins w:id="369" w:author="Gunnar" w:date="2015-06-29T17:27:00Z">
        <w:r>
          <w:rPr>
            <w:rFonts w:ascii="Times New Roman" w:hAnsi="Times New Roman"/>
            <w:color w:val="000000"/>
          </w:rPr>
          <w:t xml:space="preserve">sincerely </w:t>
        </w:r>
      </w:ins>
      <w:r>
        <w:rPr>
          <w:rFonts w:ascii="Times New Roman" w:hAnsi="Times New Roman"/>
          <w:color w:val="000000"/>
        </w:rPr>
        <w:t>by voicing your discontent. With this engagement one then hopes to</w:t>
      </w:r>
      <w:ins w:id="370" w:author="Gunnar" w:date="2015-06-29T17:27:00Z">
        <w:r>
          <w:rPr>
            <w:rFonts w:ascii="Times New Roman" w:hAnsi="Times New Roman"/>
            <w:color w:val="000000"/>
          </w:rPr>
          <w:t xml:space="preserve"> constructively</w:t>
        </w:r>
      </w:ins>
      <w:r>
        <w:rPr>
          <w:rFonts w:ascii="Times New Roman" w:hAnsi="Times New Roman"/>
          <w:color w:val="000000"/>
        </w:rPr>
        <w:t xml:space="preserve"> improve what is wrong</w:t>
      </w:r>
      <w:del w:id="371" w:author="Gunnar" w:date="2015-06-29T17:27:00Z">
        <w:r w:rsidDel="007F6834">
          <w:rPr>
            <w:rFonts w:ascii="Times New Roman" w:hAnsi="Times New Roman"/>
            <w:color w:val="000000"/>
          </w:rPr>
          <w:delText xml:space="preserve"> and do so constructively</w:delText>
        </w:r>
      </w:del>
      <w:r>
        <w:rPr>
          <w:rFonts w:ascii="Times New Roman" w:hAnsi="Times New Roman"/>
          <w:color w:val="000000"/>
        </w:rPr>
        <w:t>, while the Exit</w:t>
      </w:r>
      <w:ins w:id="372" w:author="Gunnar" w:date="2015-06-29T17:27:00Z">
        <w:r>
          <w:rPr>
            <w:rFonts w:ascii="Times New Roman" w:hAnsi="Times New Roman"/>
            <w:color w:val="000000"/>
          </w:rPr>
          <w:noBreakHyphen/>
        </w:r>
      </w:ins>
      <w:del w:id="373" w:author="Gunnar" w:date="2015-06-29T17:27:00Z">
        <w:r w:rsidDel="007F6834">
          <w:rPr>
            <w:rFonts w:ascii="Times New Roman" w:hAnsi="Times New Roman"/>
            <w:color w:val="000000"/>
          </w:rPr>
          <w:delText xml:space="preserve"> </w:delText>
        </w:r>
      </w:del>
      <w:r>
        <w:rPr>
          <w:rFonts w:ascii="Times New Roman" w:hAnsi="Times New Roman"/>
          <w:color w:val="000000"/>
        </w:rPr>
        <w:t xml:space="preserve">strategy is a passive criticism, leaving the </w:t>
      </w:r>
      <w:ins w:id="374" w:author="Gunnar" w:date="2015-06-29T17:27:00Z">
        <w:r>
          <w:rPr>
            <w:rFonts w:ascii="Times New Roman" w:hAnsi="Times New Roman"/>
            <w:color w:val="000000"/>
          </w:rPr>
          <w:t xml:space="preserve">ones </w:t>
        </w:r>
      </w:ins>
      <w:r>
        <w:rPr>
          <w:rFonts w:ascii="Times New Roman" w:hAnsi="Times New Roman"/>
          <w:color w:val="000000"/>
        </w:rPr>
        <w:t>left</w:t>
      </w:r>
      <w:ins w:id="375" w:author="Gunnar" w:date="2015-06-29T17:27:00Z">
        <w:r>
          <w:rPr>
            <w:rFonts w:ascii="Times New Roman" w:hAnsi="Times New Roman"/>
            <w:color w:val="000000"/>
          </w:rPr>
          <w:t xml:space="preserve"> </w:t>
        </w:r>
      </w:ins>
      <w:del w:id="376" w:author="Gunnar" w:date="2015-06-29T17:27:00Z">
        <w:r w:rsidDel="007F6834">
          <w:rPr>
            <w:rFonts w:ascii="Times New Roman" w:hAnsi="Times New Roman"/>
            <w:color w:val="000000"/>
          </w:rPr>
          <w:delText>-</w:delText>
        </w:r>
      </w:del>
      <w:r>
        <w:rPr>
          <w:rFonts w:ascii="Times New Roman" w:hAnsi="Times New Roman"/>
          <w:color w:val="000000"/>
        </w:rPr>
        <w:t xml:space="preserve">behind guessing what </w:t>
      </w:r>
      <w:del w:id="377" w:author="Gunnar" w:date="2015-06-29T17:28:00Z">
        <w:r w:rsidDel="007F6834">
          <w:rPr>
            <w:rFonts w:ascii="Times New Roman" w:hAnsi="Times New Roman"/>
            <w:color w:val="000000"/>
          </w:rPr>
          <w:delText>might have gone</w:delText>
        </w:r>
      </w:del>
      <w:ins w:id="378" w:author="Gunnar" w:date="2015-06-29T17:28:00Z">
        <w:r>
          <w:rPr>
            <w:rFonts w:ascii="Times New Roman" w:hAnsi="Times New Roman"/>
            <w:color w:val="000000"/>
          </w:rPr>
          <w:t>went</w:t>
        </w:r>
      </w:ins>
      <w:r>
        <w:rPr>
          <w:rFonts w:ascii="Times New Roman" w:hAnsi="Times New Roman"/>
          <w:color w:val="000000"/>
        </w:rPr>
        <w:t xml:space="preserve"> wrong.</w:t>
      </w:r>
    </w:p>
    <w:p w:rsidR="009E23DD" w:rsidRDefault="009E23DD">
      <w:pPr>
        <w:pStyle w:val="TextBody"/>
        <w:spacing w:after="0" w:line="240" w:lineRule="auto"/>
        <w:rPr>
          <w:rFonts w:ascii="Times New Roman" w:hAnsi="Times New Roman"/>
        </w:rPr>
      </w:pPr>
    </w:p>
    <w:p w:rsidR="009E23DD" w:rsidRDefault="009E23DD">
      <w:pPr>
        <w:pStyle w:val="TextBody"/>
        <w:spacing w:after="0" w:line="240" w:lineRule="auto"/>
        <w:rPr>
          <w:rFonts w:ascii="Times New Roman" w:hAnsi="Times New Roman"/>
        </w:rPr>
      </w:pPr>
      <w:r w:rsidRPr="009E23DD">
        <w:rPr>
          <w:rFonts w:ascii="Times New Roman" w:hAnsi="Times New Roman"/>
          <w:i/>
          <w:rPrChange w:id="379" w:author="Gunnar" w:date="2015-06-29T17:28:00Z">
            <w:rPr>
              <w:rFonts w:ascii="Times New Roman" w:hAnsi="Times New Roman"/>
            </w:rPr>
          </w:rPrChange>
        </w:rPr>
        <w:t xml:space="preserve">Loyalty </w:t>
      </w:r>
      <w:r>
        <w:rPr>
          <w:rFonts w:ascii="Times New Roman" w:hAnsi="Times New Roman"/>
        </w:rPr>
        <w:t xml:space="preserve">is about voicing and staying, as opposed to voicing and exiting. Through loyalty one makes sure that something </w:t>
      </w:r>
      <w:del w:id="380" w:author="Gunnar" w:date="2015-06-29T17:28:00Z">
        <w:r w:rsidDel="007F6834">
          <w:rPr>
            <w:rFonts w:ascii="Times New Roman" w:hAnsi="Times New Roman"/>
          </w:rPr>
          <w:delText xml:space="preserve">is </w:delText>
        </w:r>
      </w:del>
      <w:r>
        <w:rPr>
          <w:rFonts w:ascii="Times New Roman" w:hAnsi="Times New Roman"/>
        </w:rPr>
        <w:t>happen</w:t>
      </w:r>
      <w:ins w:id="381" w:author="Gunnar" w:date="2015-06-29T17:28:00Z">
        <w:r>
          <w:rPr>
            <w:rFonts w:ascii="Times New Roman" w:hAnsi="Times New Roman"/>
          </w:rPr>
          <w:t>s</w:t>
        </w:r>
      </w:ins>
      <w:del w:id="382" w:author="Gunnar" w:date="2015-06-29T17:28:00Z">
        <w:r w:rsidDel="007F6834">
          <w:rPr>
            <w:rFonts w:ascii="Times New Roman" w:hAnsi="Times New Roman"/>
          </w:rPr>
          <w:delText>ing</w:delText>
        </w:r>
      </w:del>
      <w:r>
        <w:rPr>
          <w:rFonts w:ascii="Times New Roman" w:hAnsi="Times New Roman"/>
        </w:rPr>
        <w:t>, through constant voicing, interaction</w:t>
      </w:r>
      <w:del w:id="383" w:author="Gunnar" w:date="2015-06-29T17:28:00Z">
        <w:r w:rsidDel="007F6834">
          <w:rPr>
            <w:rFonts w:ascii="Times New Roman" w:hAnsi="Times New Roman"/>
          </w:rPr>
          <w:delText>,</w:delText>
        </w:r>
      </w:del>
      <w:r>
        <w:rPr>
          <w:rFonts w:ascii="Times New Roman" w:hAnsi="Times New Roman"/>
        </w:rPr>
        <w:t xml:space="preserve"> and engagement. Through loyalty, you do</w:t>
      </w:r>
      <w:ins w:id="384" w:author="Gunnar" w:date="2015-06-29T17:28:00Z">
        <w:r>
          <w:rPr>
            <w:rFonts w:ascii="Times New Roman" w:hAnsi="Times New Roman"/>
          </w:rPr>
          <w:t xml:space="preserve"> </w:t>
        </w:r>
      </w:ins>
      <w:r>
        <w:rPr>
          <w:rFonts w:ascii="Times New Roman" w:hAnsi="Times New Roman"/>
        </w:rPr>
        <w:t>n</w:t>
      </w:r>
      <w:del w:id="385" w:author="Gunnar" w:date="2015-06-29T17:28:00Z">
        <w:r w:rsidDel="007F6834">
          <w:rPr>
            <w:rFonts w:ascii="Times New Roman" w:hAnsi="Times New Roman"/>
          </w:rPr>
          <w:delText>'</w:delText>
        </w:r>
      </w:del>
      <w:ins w:id="386" w:author="Gunnar" w:date="2015-06-29T17:28:00Z">
        <w:r>
          <w:rPr>
            <w:rFonts w:ascii="Times New Roman" w:hAnsi="Times New Roman"/>
          </w:rPr>
          <w:t>o</w:t>
        </w:r>
      </w:ins>
      <w:r>
        <w:rPr>
          <w:rFonts w:ascii="Times New Roman" w:hAnsi="Times New Roman"/>
        </w:rPr>
        <w:t>t threaten to leave a situation</w:t>
      </w:r>
      <w:ins w:id="387" w:author="Gunnar" w:date="2015-06-29T17:28:00Z">
        <w:r>
          <w:rPr>
            <w:rFonts w:ascii="Times New Roman" w:hAnsi="Times New Roman"/>
          </w:rPr>
          <w:t xml:space="preserve"> - </w:t>
        </w:r>
      </w:ins>
      <w:del w:id="388" w:author="Gunnar" w:date="2015-06-29T17:28:00Z">
        <w:r w:rsidDel="007F6834">
          <w:rPr>
            <w:rFonts w:ascii="Times New Roman" w:hAnsi="Times New Roman"/>
          </w:rPr>
          <w:delText>--</w:delText>
        </w:r>
      </w:del>
      <w:r>
        <w:rPr>
          <w:rFonts w:ascii="Times New Roman" w:hAnsi="Times New Roman"/>
        </w:rPr>
        <w:t>you threaten to stay. This forces others in the same context to negotiate your presence</w:t>
      </w:r>
      <w:del w:id="389" w:author="Gunnar" w:date="2015-06-29T17:29:00Z">
        <w:r w:rsidDel="007F6834">
          <w:rPr>
            <w:rFonts w:ascii="Times New Roman" w:hAnsi="Times New Roman"/>
          </w:rPr>
          <w:delText>,</w:delText>
        </w:r>
      </w:del>
      <w:r>
        <w:rPr>
          <w:rFonts w:ascii="Times New Roman" w:hAnsi="Times New Roman"/>
        </w:rPr>
        <w:t xml:space="preserve"> and to some extent take you seriously.</w:t>
      </w:r>
    </w:p>
    <w:p w:rsidR="009E23DD" w:rsidRDefault="009E23DD">
      <w:pPr>
        <w:pStyle w:val="TextBody"/>
        <w:spacing w:after="0" w:line="240" w:lineRule="auto"/>
        <w:rPr>
          <w:rFonts w:ascii="Times New Roman" w:hAnsi="Times New Roman"/>
        </w:rPr>
      </w:pPr>
    </w:p>
    <w:p w:rsidR="009E23DD" w:rsidRDefault="009E23DD">
      <w:pPr>
        <w:pStyle w:val="TextBody"/>
        <w:spacing w:after="0" w:line="240" w:lineRule="auto"/>
        <w:rPr>
          <w:rFonts w:ascii="Times New Roman" w:hAnsi="Times New Roman"/>
        </w:rPr>
      </w:pPr>
      <w:r>
        <w:rPr>
          <w:rFonts w:ascii="Times New Roman" w:hAnsi="Times New Roman"/>
        </w:rPr>
        <w:t>If one engages sincerely with one's context and Each</w:t>
      </w:r>
      <w:ins w:id="390" w:author="Gunnar" w:date="2015-06-29T17:29:00Z">
        <w:r>
          <w:rPr>
            <w:rFonts w:ascii="Times New Roman" w:hAnsi="Times New Roman"/>
          </w:rPr>
          <w:t>-</w:t>
        </w:r>
      </w:ins>
      <w:r>
        <w:rPr>
          <w:rFonts w:ascii="Times New Roman" w:hAnsi="Times New Roman"/>
        </w:rPr>
        <w:t>other, one cannot help but also becoming an activist. Sincere engagement</w:t>
      </w:r>
      <w:del w:id="391" w:author="Gunnar" w:date="2015-06-29T17:30:00Z">
        <w:r w:rsidDel="007F6834">
          <w:rPr>
            <w:rFonts w:ascii="Times New Roman" w:hAnsi="Times New Roman"/>
          </w:rPr>
          <w:delText>s</w:delText>
        </w:r>
      </w:del>
      <w:r>
        <w:rPr>
          <w:rFonts w:ascii="Times New Roman" w:hAnsi="Times New Roman"/>
        </w:rPr>
        <w:t xml:space="preserve"> make</w:t>
      </w:r>
      <w:del w:id="392" w:author="Gunnar" w:date="2015-06-29T17:29:00Z">
        <w:r w:rsidDel="007F6834">
          <w:rPr>
            <w:rFonts w:ascii="Times New Roman" w:hAnsi="Times New Roman"/>
          </w:rPr>
          <w:delText>s</w:delText>
        </w:r>
      </w:del>
      <w:ins w:id="393" w:author="Gunnar" w:date="2015-06-29T17:30:00Z">
        <w:r>
          <w:rPr>
            <w:rFonts w:ascii="Times New Roman" w:hAnsi="Times New Roman"/>
          </w:rPr>
          <w:t xml:space="preserve">s </w:t>
        </w:r>
      </w:ins>
      <w:del w:id="394" w:author="Gunnar" w:date="2015-06-29T17:30:00Z">
        <w:r w:rsidDel="007F6834">
          <w:rPr>
            <w:rFonts w:ascii="Times New Roman" w:hAnsi="Times New Roman"/>
          </w:rPr>
          <w:delText xml:space="preserve"> </w:delText>
        </w:r>
      </w:del>
      <w:r>
        <w:rPr>
          <w:rFonts w:ascii="Times New Roman" w:hAnsi="Times New Roman"/>
        </w:rPr>
        <w:t xml:space="preserve">it impossible to ignore what one </w:t>
      </w:r>
      <w:ins w:id="395" w:author="Gunnar" w:date="2015-06-29T17:30:00Z">
        <w:r>
          <w:rPr>
            <w:rFonts w:ascii="Times New Roman" w:hAnsi="Times New Roman"/>
          </w:rPr>
          <w:t>thinks is</w:t>
        </w:r>
      </w:ins>
      <w:del w:id="396" w:author="Gunnar" w:date="2015-06-29T17:30:00Z">
        <w:r w:rsidDel="007F6834">
          <w:rPr>
            <w:rFonts w:ascii="Times New Roman" w:hAnsi="Times New Roman"/>
          </w:rPr>
          <w:delText>finds</w:delText>
        </w:r>
      </w:del>
      <w:r>
        <w:rPr>
          <w:rFonts w:ascii="Times New Roman" w:hAnsi="Times New Roman"/>
        </w:rPr>
        <w:t xml:space="preserve"> wrong within the context. If one could ignore such aspects, one would again not be sincere, but </w:t>
      </w:r>
      <w:ins w:id="397" w:author="Gunnar" w:date="2015-06-29T17:30:00Z">
        <w:r>
          <w:rPr>
            <w:rFonts w:ascii="Times New Roman" w:hAnsi="Times New Roman"/>
          </w:rPr>
          <w:t xml:space="preserve">instead </w:t>
        </w:r>
      </w:ins>
      <w:r>
        <w:rPr>
          <w:rFonts w:ascii="Times New Roman" w:hAnsi="Times New Roman"/>
        </w:rPr>
        <w:t>become a cynic. A cynic is the opposite of the sincere</w:t>
      </w:r>
      <w:del w:id="398" w:author="Gunnar" w:date="2015-06-29T17:30:00Z">
        <w:r w:rsidDel="007F6834">
          <w:rPr>
            <w:rFonts w:ascii="Times New Roman" w:hAnsi="Times New Roman"/>
          </w:rPr>
          <w:delText>,</w:delText>
        </w:r>
      </w:del>
      <w:r>
        <w:rPr>
          <w:rFonts w:ascii="Times New Roman" w:hAnsi="Times New Roman"/>
        </w:rPr>
        <w:t xml:space="preserve"> and a cynic</w:t>
      </w:r>
      <w:r>
        <w:rPr>
          <w:rStyle w:val="FootnoteAnchor"/>
          <w:rFonts w:ascii="Times New Roman" w:hAnsi="Times New Roman"/>
        </w:rPr>
        <w:footnoteReference w:id="21"/>
      </w:r>
      <w:r>
        <w:rPr>
          <w:rFonts w:ascii="Times New Roman" w:hAnsi="Times New Roman"/>
        </w:rPr>
        <w:t xml:space="preserve"> is the opposite of an activist.</w:t>
      </w:r>
      <w:r>
        <w:rPr>
          <w:rStyle w:val="FootnoteAnchor"/>
          <w:rFonts w:ascii="Times New Roman" w:hAnsi="Times New Roman"/>
        </w:rPr>
        <w:footnoteReference w:id="22"/>
      </w:r>
      <w:r>
        <w:rPr>
          <w:rFonts w:ascii="Times New Roman" w:hAnsi="Times New Roman"/>
        </w:rPr>
        <w:t xml:space="preserve"> </w:t>
      </w:r>
    </w:p>
    <w:p w:rsidR="009E23DD" w:rsidRDefault="009E23DD">
      <w:pPr>
        <w:pStyle w:val="TextBody"/>
        <w:spacing w:after="0" w:line="240" w:lineRule="auto"/>
      </w:pPr>
    </w:p>
    <w:p w:rsidR="009E23DD" w:rsidRDefault="009E23DD">
      <w:pPr>
        <w:pStyle w:val="TextBody"/>
        <w:spacing w:after="0" w:line="240" w:lineRule="auto"/>
        <w:rPr>
          <w:rFonts w:ascii="Times New Roman" w:hAnsi="Times New Roman"/>
          <w:color w:val="000000"/>
        </w:rPr>
      </w:pPr>
      <w:r>
        <w:rPr>
          <w:rFonts w:ascii="Times New Roman" w:hAnsi="Times New Roman"/>
        </w:rPr>
        <w:t>By creating spaces of sincerity, one create</w:t>
      </w:r>
      <w:ins w:id="403" w:author="Gunnar" w:date="2015-06-29T17:30:00Z">
        <w:r>
          <w:rPr>
            <w:rFonts w:ascii="Times New Roman" w:hAnsi="Times New Roman"/>
          </w:rPr>
          <w:t>s</w:t>
        </w:r>
      </w:ins>
      <w:r>
        <w:rPr>
          <w:rFonts w:ascii="Times New Roman" w:hAnsi="Times New Roman"/>
        </w:rPr>
        <w:t xml:space="preserve"> opportunity for collective Voicing and </w:t>
      </w:r>
      <w:ins w:id="404" w:author="Gunnar" w:date="2015-06-29T17:31:00Z">
        <w:r>
          <w:rPr>
            <w:rFonts w:ascii="Times New Roman" w:hAnsi="Times New Roman"/>
          </w:rPr>
          <w:t xml:space="preserve">showing </w:t>
        </w:r>
      </w:ins>
      <w:r>
        <w:rPr>
          <w:rFonts w:ascii="Times New Roman" w:hAnsi="Times New Roman"/>
        </w:rPr>
        <w:t>Loyalty. Spaces of sincerity are by necessity non-</w:t>
      </w:r>
      <w:del w:id="405" w:author="Gunnar" w:date="2015-06-29T17:31:00Z">
        <w:r w:rsidDel="007F6834">
          <w:rPr>
            <w:rFonts w:ascii="Times New Roman" w:hAnsi="Times New Roman"/>
          </w:rPr>
          <w:delText>hierarchical,</w:delText>
        </w:r>
      </w:del>
      <w:ins w:id="406" w:author="Gunnar" w:date="2015-06-29T17:31:00Z">
        <w:r>
          <w:rPr>
            <w:rFonts w:ascii="Times New Roman" w:hAnsi="Times New Roman"/>
          </w:rPr>
          <w:t>hierarchical;</w:t>
        </w:r>
      </w:ins>
      <w:r>
        <w:rPr>
          <w:rFonts w:ascii="Times New Roman" w:hAnsi="Times New Roman"/>
        </w:rPr>
        <w:t xml:space="preserve"> </w:t>
      </w:r>
      <w:ins w:id="407" w:author="Gunnar" w:date="2015-06-29T17:31:00Z">
        <w:r>
          <w:rPr>
            <w:rFonts w:ascii="Times New Roman" w:hAnsi="Times New Roman"/>
          </w:rPr>
          <w:t>otherwise</w:t>
        </w:r>
      </w:ins>
      <w:del w:id="408" w:author="Gunnar" w:date="2015-06-29T17:31:00Z">
        <w:r w:rsidDel="007F6834">
          <w:rPr>
            <w:rFonts w:ascii="Times New Roman" w:hAnsi="Times New Roman"/>
          </w:rPr>
          <w:delText>else</w:delText>
        </w:r>
      </w:del>
      <w:r>
        <w:rPr>
          <w:rFonts w:ascii="Times New Roman" w:hAnsi="Times New Roman"/>
        </w:rPr>
        <w:t xml:space="preserve"> we would not be able to treat each</w:t>
      </w:r>
      <w:ins w:id="409" w:author="Gunnar" w:date="2015-06-29T17:31:00Z">
        <w:r>
          <w:rPr>
            <w:rFonts w:ascii="Times New Roman" w:hAnsi="Times New Roman"/>
          </w:rPr>
          <w:t xml:space="preserve"> </w:t>
        </w:r>
      </w:ins>
      <w:r>
        <w:rPr>
          <w:rFonts w:ascii="Times New Roman" w:hAnsi="Times New Roman"/>
        </w:rPr>
        <w:t xml:space="preserve">other as infinite persons. </w:t>
      </w:r>
      <w:r>
        <w:rPr>
          <w:rStyle w:val="FootnoteAnchor"/>
          <w:rFonts w:ascii="Times New Roman" w:hAnsi="Times New Roman"/>
        </w:rPr>
        <w:footnoteReference w:id="23"/>
      </w:r>
      <w:r>
        <w:rPr>
          <w:rFonts w:ascii="Times New Roman" w:hAnsi="Times New Roman"/>
          <w:color w:val="000000"/>
        </w:rPr>
        <w:t xml:space="preserve">By collective voicing and </w:t>
      </w:r>
      <w:ins w:id="411" w:author="Gunnar" w:date="2015-06-29T17:31:00Z">
        <w:r>
          <w:rPr>
            <w:rFonts w:ascii="Times New Roman" w:hAnsi="Times New Roman"/>
            <w:color w:val="000000"/>
          </w:rPr>
          <w:t xml:space="preserve">showing </w:t>
        </w:r>
      </w:ins>
      <w:r>
        <w:rPr>
          <w:rFonts w:ascii="Times New Roman" w:hAnsi="Times New Roman"/>
          <w:color w:val="000000"/>
        </w:rPr>
        <w:t>loyalty we threaten our entire culture to stay.</w:t>
      </w:r>
    </w:p>
    <w:p w:rsidR="009E23DD" w:rsidRDefault="009E23DD">
      <w:pPr>
        <w:pStyle w:val="TextBody"/>
        <w:spacing w:after="0" w:line="240" w:lineRule="auto"/>
        <w:rPr>
          <w:rFonts w:ascii="Times New Roman" w:hAnsi="Times New Roman"/>
        </w:rPr>
      </w:pPr>
    </w:p>
    <w:p w:rsidR="009E23DD" w:rsidRDefault="009E23DD">
      <w:pPr>
        <w:pStyle w:val="Body"/>
        <w:rPr>
          <w:rFonts w:ascii="Times New Roman" w:hAnsi="Times New Roman"/>
        </w:rPr>
      </w:pPr>
      <w:r>
        <w:rPr>
          <w:rFonts w:ascii="Times New Roman" w:hAnsi="Times New Roman"/>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4"/>
      </w:r>
      <w:r>
        <w:rPr>
          <w:rFonts w:ascii="Times New Roman" w:hAnsi="Times New Roman"/>
        </w:rPr>
        <w:t xml:space="preserve"> To me, empathy is the ability to listen to and take a stranger serious, to be sincere in the encounter</w:t>
      </w:r>
      <w:del w:id="413" w:author="Gunnar" w:date="2015-06-29T17:34:00Z">
        <w:r w:rsidDel="007F6834">
          <w:rPr>
            <w:rFonts w:ascii="Times New Roman" w:hAnsi="Times New Roman"/>
          </w:rPr>
          <w:delText>,</w:delText>
        </w:r>
      </w:del>
      <w:r>
        <w:rPr>
          <w:rFonts w:ascii="Times New Roman" w:hAnsi="Times New Roman"/>
        </w:rPr>
        <w:t xml:space="preserve"> and act accordingly.  Then empathy becomes solidarity</w:t>
      </w:r>
      <w:del w:id="414" w:author="Gunnar" w:date="2015-06-29T17:34:00Z">
        <w:r w:rsidDel="007F6834">
          <w:rPr>
            <w:rFonts w:ascii="Times New Roman" w:hAnsi="Times New Roman"/>
          </w:rPr>
          <w:delText>,</w:delText>
        </w:r>
      </w:del>
      <w:r>
        <w:rPr>
          <w:rFonts w:ascii="Times New Roman" w:hAnsi="Times New Roman"/>
        </w:rPr>
        <w:t xml:space="preserve"> and if we are engaged sincerely with ourselves, solidarity leads to action, else it does not manifest. It is through sincerity meaningness becomes a humanism.</w:t>
      </w:r>
    </w:p>
    <w:p w:rsidR="009E23DD" w:rsidRDefault="009E23DD">
      <w:pPr>
        <w:pStyle w:val="TextBody"/>
        <w:spacing w:after="0" w:line="240" w:lineRule="auto"/>
        <w:rPr>
          <w:rFonts w:ascii="Times New Roman" w:hAnsi="Times New Roman"/>
        </w:rPr>
      </w:pPr>
    </w:p>
    <w:p w:rsidR="009E23DD" w:rsidRDefault="009E23DD">
      <w:pPr>
        <w:pStyle w:val="Heading1"/>
        <w:numPr>
          <w:ilvl w:val="0"/>
          <w:numId w:val="1"/>
          <w:numberingChange w:id="415" w:author="Gunnar" w:date="2015-06-29T16:25:00Z" w:original=""/>
        </w:numPr>
        <w:spacing w:before="0" w:after="0"/>
        <w:ind w:left="0" w:firstLine="0"/>
        <w:rPr>
          <w:rFonts w:ascii="Times New Roman" w:hAnsi="Times New Roman"/>
        </w:rPr>
      </w:pPr>
      <w:r>
        <w:rPr>
          <w:rFonts w:ascii="Times New Roman" w:hAnsi="Times New Roman"/>
        </w:rPr>
        <w:t>On the virtue of having a hobby</w:t>
      </w: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rPr>
        <w:t xml:space="preserve">One should not do anything with another purpose than doing just that. A meaningful reason for writing a book </w:t>
      </w:r>
      <w:del w:id="416" w:author="Gunnar" w:date="2015-06-29T17:34:00Z">
        <w:r w:rsidDel="007F6834">
          <w:rPr>
            <w:rFonts w:ascii="Times New Roman" w:hAnsi="Times New Roman" w:cs="Times New Roman"/>
          </w:rPr>
          <w:delText xml:space="preserve">it </w:delText>
        </w:r>
      </w:del>
      <w:r>
        <w:rPr>
          <w:rFonts w:ascii="Times New Roman" w:hAnsi="Times New Roman" w:cs="Times New Roman"/>
        </w:rPr>
        <w:t xml:space="preserve">is not </w:t>
      </w:r>
      <w:ins w:id="417" w:author="Gunnar" w:date="2015-06-29T17:34:00Z">
        <w:r>
          <w:rPr>
            <w:rFonts w:ascii="Times New Roman" w:hAnsi="Times New Roman" w:cs="Times New Roman"/>
          </w:rPr>
          <w:t xml:space="preserve">to ensure </w:t>
        </w:r>
      </w:ins>
      <w:del w:id="418" w:author="Gunnar" w:date="2015-06-29T17:34:00Z">
        <w:r w:rsidDel="007F6834">
          <w:rPr>
            <w:rFonts w:ascii="Times New Roman" w:hAnsi="Times New Roman" w:cs="Times New Roman"/>
          </w:rPr>
          <w:delText xml:space="preserve">so </w:delText>
        </w:r>
      </w:del>
      <w:r>
        <w:rPr>
          <w:rFonts w:ascii="Times New Roman" w:hAnsi="Times New Roman" w:cs="Times New Roman"/>
        </w:rPr>
        <w:t xml:space="preserve">that I </w:t>
      </w:r>
      <w:del w:id="419" w:author="Gunnar" w:date="2015-06-29T17:34:00Z">
        <w:r w:rsidDel="007F6834">
          <w:rPr>
            <w:rFonts w:ascii="Times New Roman" w:hAnsi="Times New Roman" w:cs="Times New Roman"/>
          </w:rPr>
          <w:delText xml:space="preserve">can </w:delText>
        </w:r>
      </w:del>
      <w:r>
        <w:rPr>
          <w:rFonts w:ascii="Times New Roman" w:hAnsi="Times New Roman" w:cs="Times New Roman"/>
        </w:rPr>
        <w:t xml:space="preserve">make the money I desperately need, or </w:t>
      </w:r>
      <w:del w:id="420" w:author="Gunnar" w:date="2015-06-29T17:35:00Z">
        <w:r w:rsidDel="007F6834">
          <w:rPr>
            <w:rFonts w:ascii="Times New Roman" w:hAnsi="Times New Roman" w:cs="Times New Roman"/>
          </w:rPr>
          <w:delText xml:space="preserve">so </w:delText>
        </w:r>
      </w:del>
      <w:ins w:id="421" w:author="Gunnar" w:date="2015-06-29T17:35:00Z">
        <w:r>
          <w:rPr>
            <w:rFonts w:ascii="Times New Roman" w:hAnsi="Times New Roman" w:cs="Times New Roman"/>
          </w:rPr>
          <w:t>to</w:t>
        </w:r>
      </w:ins>
      <w:del w:id="422" w:author="Gunnar" w:date="2015-06-29T17:35:00Z">
        <w:r w:rsidDel="007F6834">
          <w:rPr>
            <w:rFonts w:ascii="Times New Roman" w:hAnsi="Times New Roman" w:cs="Times New Roman"/>
          </w:rPr>
          <w:delText>that I can</w:delText>
        </w:r>
      </w:del>
      <w:r>
        <w:rPr>
          <w:rFonts w:ascii="Times New Roman" w:hAnsi="Times New Roman" w:cs="Times New Roman"/>
        </w:rPr>
        <w:t xml:space="preserve"> get the attention I desperately crave, or to proliferate an idea I deem incredibly important </w:t>
      </w:r>
      <w:ins w:id="423" w:author="Gunnar" w:date="2015-06-29T17:35:00Z">
        <w:r>
          <w:rPr>
            <w:rFonts w:ascii="Times New Roman" w:hAnsi="Times New Roman" w:cs="Times New Roman"/>
          </w:rPr>
          <w:t>to</w:t>
        </w:r>
      </w:ins>
      <w:del w:id="424" w:author="Gunnar" w:date="2015-06-29T17:35:00Z">
        <w:r w:rsidDel="004E184C">
          <w:rPr>
            <w:rFonts w:ascii="Times New Roman" w:hAnsi="Times New Roman" w:cs="Times New Roman"/>
          </w:rPr>
          <w:delText>for</w:delText>
        </w:r>
      </w:del>
      <w:r>
        <w:rPr>
          <w:rFonts w:ascii="Times New Roman" w:hAnsi="Times New Roman" w:cs="Times New Roman"/>
        </w:rPr>
        <w:t xml:space="preserve"> the world</w:t>
      </w:r>
      <w:ins w:id="425" w:author="Gunnar" w:date="2015-06-29T17:36:00Z">
        <w:r>
          <w:rPr>
            <w:rFonts w:ascii="Times New Roman" w:hAnsi="Times New Roman" w:cs="Times New Roman"/>
          </w:rPr>
          <w:t xml:space="preserve">; </w:t>
        </w:r>
      </w:ins>
      <w:del w:id="426" w:author="Gunnar" w:date="2015-06-29T17:36:00Z">
        <w:r w:rsidDel="004E184C">
          <w:rPr>
            <w:rFonts w:ascii="Times New Roman" w:hAnsi="Times New Roman" w:cs="Times New Roman"/>
          </w:rPr>
          <w:delText xml:space="preserve">, </w:delText>
        </w:r>
      </w:del>
      <w:r>
        <w:rPr>
          <w:rFonts w:ascii="Times New Roman" w:hAnsi="Times New Roman" w:cs="Times New Roman"/>
        </w:rPr>
        <w:t xml:space="preserve">but only in order to write </w:t>
      </w:r>
      <w:ins w:id="427" w:author="Gunnar" w:date="2015-06-29T17:36:00Z">
        <w:r>
          <w:rPr>
            <w:rFonts w:ascii="Times New Roman" w:hAnsi="Times New Roman" w:cs="Times New Roman"/>
          </w:rPr>
          <w:t>a</w:t>
        </w:r>
      </w:ins>
      <w:del w:id="428" w:author="Gunnar" w:date="2015-06-29T17:36:00Z">
        <w:r w:rsidDel="004E184C">
          <w:rPr>
            <w:rFonts w:ascii="Times New Roman" w:hAnsi="Times New Roman" w:cs="Times New Roman"/>
          </w:rPr>
          <w:delText>that</w:delText>
        </w:r>
      </w:del>
      <w:r>
        <w:rPr>
          <w:rFonts w:ascii="Times New Roman" w:hAnsi="Times New Roman" w:cs="Times New Roman"/>
        </w:rPr>
        <w:t xml:space="preserve"> book. The writing then becomes a part of my project of meaningness, a vehicle through which I can challenge my own preconceptions and interact with my surroundings</w:t>
      </w:r>
      <w:ins w:id="429" w:author="Gunnar" w:date="2015-06-29T17:36:00Z">
        <w:r>
          <w:rPr>
            <w:rFonts w:ascii="Times New Roman" w:hAnsi="Times New Roman" w:cs="Times New Roman"/>
          </w:rPr>
          <w:t>;</w:t>
        </w:r>
      </w:ins>
      <w:del w:id="430" w:author="Gunnar" w:date="2015-06-29T17:36:00Z">
        <w:r w:rsidDel="004E184C">
          <w:rPr>
            <w:rFonts w:ascii="Times New Roman" w:hAnsi="Times New Roman" w:cs="Times New Roman"/>
          </w:rPr>
          <w:delText>,</w:delText>
        </w:r>
      </w:del>
      <w:r>
        <w:rPr>
          <w:rFonts w:ascii="Times New Roman" w:hAnsi="Times New Roman" w:cs="Times New Roman"/>
        </w:rPr>
        <w:t xml:space="preserve"> to bring into existence new aspects of myself. And the success of the book is not measured by how many copies it sells, but by how sincere I have been in </w:t>
      </w:r>
      <w:del w:id="431" w:author="Gunnar" w:date="2015-06-29T17:36:00Z">
        <w:r w:rsidDel="004E184C">
          <w:rPr>
            <w:rFonts w:ascii="Times New Roman" w:hAnsi="Times New Roman" w:cs="Times New Roman"/>
          </w:rPr>
          <w:delText>my engagement</w:delText>
        </w:r>
      </w:del>
      <w:ins w:id="432" w:author="Gunnar" w:date="2015-06-29T17:36:00Z">
        <w:r>
          <w:rPr>
            <w:rFonts w:ascii="Times New Roman" w:hAnsi="Times New Roman" w:cs="Times New Roman"/>
          </w:rPr>
          <w:t>engaging</w:t>
        </w:r>
      </w:ins>
      <w:r>
        <w:rPr>
          <w:rFonts w:ascii="Times New Roman" w:hAnsi="Times New Roman" w:cs="Times New Roman"/>
        </w:rPr>
        <w:t xml:space="preserve"> with myself and the subject</w:t>
      </w:r>
      <w:ins w:id="433" w:author="Gunnar" w:date="2015-06-29T17:37:00Z">
        <w:r>
          <w:rPr>
            <w:rFonts w:ascii="Times New Roman" w:hAnsi="Times New Roman" w:cs="Times New Roman"/>
          </w:rPr>
          <w:noBreakHyphen/>
        </w:r>
      </w:ins>
      <w:del w:id="434" w:author="Gunnar" w:date="2015-06-29T17:37:00Z">
        <w:r w:rsidDel="004E184C">
          <w:rPr>
            <w:rFonts w:ascii="Times New Roman" w:hAnsi="Times New Roman" w:cs="Times New Roman"/>
          </w:rPr>
          <w:delText xml:space="preserve"> </w:delText>
        </w:r>
      </w:del>
      <w:r>
        <w:rPr>
          <w:rFonts w:ascii="Times New Roman" w:hAnsi="Times New Roman" w:cs="Times New Roman"/>
        </w:rPr>
        <w:t>matter of the book during the writing</w:t>
      </w:r>
      <w:ins w:id="435" w:author="Gunnar" w:date="2015-06-29T17:37:00Z">
        <w:r>
          <w:rPr>
            <w:rFonts w:ascii="Times New Roman" w:hAnsi="Times New Roman" w:cs="Times New Roman"/>
          </w:rPr>
          <w:t xml:space="preserve"> process</w:t>
        </w:r>
      </w:ins>
      <w:del w:id="436" w:author="Gunnar" w:date="2015-06-29T17:37:00Z">
        <w:r w:rsidDel="004E184C">
          <w:rPr>
            <w:rFonts w:ascii="Times New Roman" w:hAnsi="Times New Roman" w:cs="Times New Roman"/>
          </w:rPr>
          <w:delText>,</w:delText>
        </w:r>
      </w:del>
      <w:r>
        <w:rPr>
          <w:rFonts w:ascii="Times New Roman" w:hAnsi="Times New Roman" w:cs="Times New Roman"/>
        </w:rPr>
        <w:t xml:space="preserve"> and </w:t>
      </w:r>
      <w:ins w:id="437" w:author="Gunnar" w:date="2015-06-29T17:37:00Z">
        <w:r>
          <w:rPr>
            <w:rFonts w:ascii="Times New Roman" w:hAnsi="Times New Roman" w:cs="Times New Roman"/>
          </w:rPr>
          <w:t xml:space="preserve">also </w:t>
        </w:r>
      </w:ins>
      <w:r>
        <w:rPr>
          <w:rFonts w:ascii="Times New Roman" w:hAnsi="Times New Roman" w:cs="Times New Roman"/>
        </w:rPr>
        <w:t xml:space="preserve">how collusive it has been for my formation and transformation. </w:t>
      </w:r>
    </w:p>
    <w:p w:rsidR="009E23DD" w:rsidRDefault="009E23DD">
      <w:pPr>
        <w:pStyle w:val="Body"/>
        <w:widowControl/>
        <w:shd w:val="clear" w:color="auto" w:fill="FFFFFF"/>
        <w:suppressAutoHyphens w:val="0"/>
        <w:rPr>
          <w:rFonts w:ascii="Times New Roman" w:hAnsi="Times New Roman"/>
          <w:b/>
          <w:bCs/>
        </w:rPr>
      </w:pP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i/>
          <w:iCs/>
        </w:rPr>
        <w:t>"But wait a second"</w:t>
      </w:r>
      <w:r>
        <w:rPr>
          <w:rFonts w:ascii="Times New Roman" w:hAnsi="Times New Roman" w:cs="Times New Roman"/>
        </w:rPr>
        <w:t xml:space="preserve">, Me may protest, </w:t>
      </w:r>
      <w:r>
        <w:rPr>
          <w:rFonts w:ascii="Times New Roman" w:hAnsi="Times New Roman" w:cs="Times New Roman"/>
          <w:i/>
          <w:iCs/>
        </w:rPr>
        <w:t>"then there is a different purpose for writing the book after all: the purpose of self-knowledge and sincerity, and all that. You are not writing the book for the purpose of writing the book at all!"</w:t>
      </w:r>
      <w:r>
        <w:rPr>
          <w:rFonts w:ascii="Times New Roman" w:hAnsi="Times New Roman" w:cs="Times New Roman"/>
        </w:rPr>
        <w:t xml:space="preserve"> And sure, that is a valid protest, but this purpose is qualitatively different form the secondary purposes of fame or money. The writing offers an opportunity to sincerely engage with myself which would not have existed without it. And the engagement brings into being aspects of </w:t>
      </w:r>
      <w:del w:id="438" w:author="Gunnar" w:date="2015-06-29T17:38:00Z">
        <w:r w:rsidDel="004E184C">
          <w:rPr>
            <w:rFonts w:ascii="Times New Roman" w:hAnsi="Times New Roman" w:cs="Times New Roman"/>
          </w:rPr>
          <w:delText>myself</w:delText>
        </w:r>
      </w:del>
      <w:ins w:id="439" w:author="Gunnar" w:date="2015-06-29T17:38:00Z">
        <w:r>
          <w:rPr>
            <w:rFonts w:ascii="Times New Roman" w:hAnsi="Times New Roman" w:cs="Times New Roman"/>
          </w:rPr>
          <w:t>me</w:t>
        </w:r>
      </w:ins>
      <w:r>
        <w:rPr>
          <w:rFonts w:ascii="Times New Roman" w:hAnsi="Times New Roman" w:cs="Times New Roman"/>
        </w:rPr>
        <w:t xml:space="preserve"> which would not have existed without the writing of the book. Therein lies the virtue of sincerity with whatever we happen to engage</w:t>
      </w:r>
      <w:ins w:id="440" w:author="Gunnar" w:date="2015-06-29T17:38:00Z">
        <w:r>
          <w:rPr>
            <w:rFonts w:ascii="Times New Roman" w:hAnsi="Times New Roman" w:cs="Times New Roman"/>
          </w:rPr>
          <w:t>.</w:t>
        </w:r>
      </w:ins>
      <w:del w:id="441" w:author="Gunnar" w:date="2015-06-29T17:38:00Z">
        <w:r w:rsidDel="004E184C">
          <w:rPr>
            <w:rFonts w:ascii="Times New Roman" w:hAnsi="Times New Roman" w:cs="Times New Roman"/>
          </w:rPr>
          <w:delText>,</w:delText>
        </w:r>
      </w:del>
      <w:r>
        <w:rPr>
          <w:rFonts w:ascii="Times New Roman" w:hAnsi="Times New Roman" w:cs="Times New Roman"/>
        </w:rPr>
        <w:t xml:space="preserve"> </w:t>
      </w:r>
      <w:ins w:id="442" w:author="Gunnar" w:date="2015-06-29T17:38:00Z">
        <w:r>
          <w:rPr>
            <w:rFonts w:ascii="Times New Roman" w:hAnsi="Times New Roman" w:cs="Times New Roman"/>
          </w:rPr>
          <w:t>T</w:t>
        </w:r>
      </w:ins>
      <w:del w:id="443" w:author="Gunnar" w:date="2015-06-29T17:38:00Z">
        <w:r w:rsidDel="004E184C">
          <w:rPr>
            <w:rFonts w:ascii="Times New Roman" w:hAnsi="Times New Roman" w:cs="Times New Roman"/>
          </w:rPr>
          <w:delText>t</w:delText>
        </w:r>
      </w:del>
      <w:r>
        <w:rPr>
          <w:rFonts w:ascii="Times New Roman" w:hAnsi="Times New Roman" w:cs="Times New Roman"/>
        </w:rPr>
        <w:t>hrough it we bring into existence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rsidR="009E23DD" w:rsidRDefault="009E23DD">
      <w:pPr>
        <w:pStyle w:val="Body"/>
        <w:widowControl/>
        <w:shd w:val="clear" w:color="auto" w:fill="FFFFFF"/>
        <w:suppressAutoHyphens w:val="0"/>
        <w:rPr>
          <w:rFonts w:ascii="Times New Roman" w:hAnsi="Times New Roman"/>
          <w:b/>
          <w:bCs/>
        </w:rPr>
      </w:pPr>
    </w:p>
    <w:p w:rsidR="009E23DD" w:rsidRDefault="009E23DD">
      <w:pPr>
        <w:pStyle w:val="Body"/>
        <w:widowControl/>
        <w:shd w:val="clear" w:color="auto" w:fill="FFFFFF"/>
        <w:suppressAutoHyphens w:val="0"/>
        <w:rPr>
          <w:rStyle w:val="FootnoteAnchor"/>
          <w:rFonts w:ascii="Times New Roman" w:hAnsi="Times New Roman" w:cs="Times New Roman"/>
          <w:i/>
          <w:iCs/>
          <w:vertAlign w:val="baseline"/>
        </w:rPr>
      </w:pPr>
      <w:r>
        <w:rPr>
          <w:rFonts w:ascii="Times New Roman" w:hAnsi="Times New Roman" w:cs="Times New Roman"/>
          <w:b/>
          <w:bCs/>
        </w:rPr>
        <w:t xml:space="preserve">The world's shortest existentialist novel: </w:t>
      </w:r>
      <w:r>
        <w:rPr>
          <w:rFonts w:ascii="Times New Roman" w:hAnsi="Times New Roman" w:cs="Times New Roman"/>
          <w:i/>
          <w:iCs/>
        </w:rPr>
        <w:t>The last two persons alive go for their morning walk. One slips, breaks the neck, and dies. There is no one left.</w:t>
      </w:r>
      <w:r>
        <w:rPr>
          <w:rStyle w:val="FootnoteAnchor"/>
          <w:rFonts w:ascii="Times New Roman" w:hAnsi="Times New Roman" w:cs="Times New Roman"/>
          <w:i/>
          <w:iCs/>
          <w:vertAlign w:val="baseline"/>
        </w:rPr>
        <w:footnoteReference w:id="25"/>
      </w:r>
    </w:p>
    <w:p w:rsidR="009E23DD" w:rsidRDefault="009E23DD">
      <w:pPr>
        <w:pStyle w:val="Heading1"/>
        <w:spacing w:before="0" w:after="0"/>
        <w:rPr>
          <w:rFonts w:ascii="Times New Roman" w:hAnsi="Times New Roman"/>
        </w:rPr>
      </w:pPr>
    </w:p>
    <w:p w:rsidR="009E23DD" w:rsidRDefault="009E23DD">
      <w:pPr>
        <w:pStyle w:val="Heading1"/>
        <w:spacing w:before="0" w:after="0"/>
        <w:rPr>
          <w:rStyle w:val="FootnoteAnchor"/>
          <w:rFonts w:ascii="Times New Roman" w:hAnsi="Times New Roman"/>
        </w:rPr>
      </w:pPr>
      <w:r>
        <w:rPr>
          <w:rFonts w:ascii="Times New Roman" w:hAnsi="Times New Roman"/>
        </w:rPr>
        <w:t>Meaningness vs. Happiness</w:t>
      </w:r>
      <w:r>
        <w:rPr>
          <w:rStyle w:val="FootnoteAnchor"/>
          <w:rFonts w:ascii="Times New Roman" w:hAnsi="Times New Roman"/>
        </w:rPr>
        <w:footnoteReference w:id="26"/>
      </w:r>
    </w:p>
    <w:p w:rsidR="009E23DD" w:rsidRDefault="009E23DD">
      <w:pPr>
        <w:pStyle w:val="Heading1"/>
        <w:spacing w:before="0" w:after="0"/>
      </w:pPr>
      <w:r w:rsidRPr="0045783E">
        <w:rPr>
          <w:noProof/>
          <w:lang w:val="sv-SE" w:eastAsia="sv-SE" w:bidi="ar-SA"/>
        </w:rPr>
        <w:pict>
          <v:shape id="_x0000_i1031" type="#_x0000_t75" style="width:217.5pt;height:255.75pt;visibility:visible">
            <v:imagedata r:id="rId13" o:title=""/>
          </v:shape>
        </w:pict>
      </w:r>
    </w:p>
    <w:p w:rsidR="009E23DD" w:rsidRDefault="009E23DD">
      <w:pPr>
        <w:pStyle w:val="Body"/>
        <w:rPr>
          <w:rStyle w:val="FootnoteAnchor"/>
          <w:rFonts w:ascii="Times New Roman" w:hAnsi="Times New Roman"/>
          <w:i/>
          <w:iCs/>
        </w:rPr>
      </w:pPr>
      <w:r>
        <w:rPr>
          <w:rFonts w:ascii="Times New Roman" w:hAnsi="Times New Roman"/>
          <w:b/>
          <w:bCs/>
        </w:rPr>
        <w:t xml:space="preserve">Albert Camus: </w:t>
      </w:r>
      <w:r>
        <w:rPr>
          <w:rFonts w:ascii="Times New Roman" w:hAnsi="Times New Roman"/>
          <w:i/>
          <w:iCs/>
        </w:rPr>
        <w:t>"The struggle itself toward the heights is enough to fill a man's heart. One must imagine Sisyphus happy."</w:t>
      </w:r>
      <w:r>
        <w:rPr>
          <w:rStyle w:val="FootnoteAnchor"/>
          <w:rFonts w:ascii="Times New Roman" w:hAnsi="Times New Roman"/>
          <w:i/>
          <w:iCs/>
        </w:rPr>
        <w:footnoteReference w:id="27"/>
      </w:r>
    </w:p>
    <w:p w:rsidR="009E23DD" w:rsidRDefault="009E23DD">
      <w:pPr>
        <w:pStyle w:val="Body"/>
      </w:pPr>
    </w:p>
    <w:p w:rsidR="009E23DD" w:rsidRDefault="009E23DD">
      <w:pPr>
        <w:pStyle w:val="Body"/>
        <w:rPr>
          <w:rFonts w:ascii="Times New Roman" w:hAnsi="Times New Roman"/>
        </w:rPr>
      </w:pPr>
      <w:r>
        <w:rPr>
          <w:rFonts w:ascii="Times New Roman" w:hAnsi="Times New Roman"/>
        </w:rPr>
        <w:t>In Episode 5, Me and Notme are discussing happiness</w:t>
      </w:r>
      <w:del w:id="448" w:author="Gunnar" w:date="2015-06-29T17:40:00Z">
        <w:r w:rsidDel="004E184C">
          <w:rPr>
            <w:rFonts w:ascii="Times New Roman" w:hAnsi="Times New Roman"/>
          </w:rPr>
          <w:delText>,</w:delText>
        </w:r>
      </w:del>
      <w:r>
        <w:rPr>
          <w:rFonts w:ascii="Times New Roman" w:hAnsi="Times New Roman"/>
        </w:rPr>
        <w:t xml:space="preserve"> and Notme is vaguely dismissive of the whole concept as being something to strive for. One direct path to happiness is to conform to the roles our cultures provide us</w:t>
      </w:r>
      <w:ins w:id="449" w:author="Gunnar" w:date="2015-06-29T17:40:00Z">
        <w:r>
          <w:rPr>
            <w:rFonts w:ascii="Times New Roman" w:hAnsi="Times New Roman"/>
          </w:rPr>
          <w:t xml:space="preserve"> with</w:t>
        </w:r>
      </w:ins>
      <w:r>
        <w:rPr>
          <w:rFonts w:ascii="Times New Roman" w:hAnsi="Times New Roman"/>
        </w:rPr>
        <w:t>. This is to become a free prisoner (as was described in the last episode). This is the stoic approach</w:t>
      </w:r>
      <w:del w:id="450" w:author="Gunnar" w:date="2015-06-29T17:40:00Z">
        <w:r w:rsidDel="004E184C">
          <w:rPr>
            <w:rFonts w:ascii="Times New Roman" w:hAnsi="Times New Roman"/>
          </w:rPr>
          <w:delText>,</w:delText>
        </w:r>
      </w:del>
      <w:r>
        <w:rPr>
          <w:rFonts w:ascii="Times New Roman" w:hAnsi="Times New Roman"/>
        </w:rPr>
        <w:t xml:space="preserve"> and it is the pragmatic approach, and as I showed in Episode 1</w:t>
      </w:r>
      <w:r>
        <w:rPr>
          <w:rStyle w:val="FootnoteAnchor"/>
          <w:rFonts w:ascii="Times New Roman" w:hAnsi="Times New Roman"/>
        </w:rPr>
        <w:footnoteReference w:id="28"/>
      </w:r>
      <w:r>
        <w:rPr>
          <w:rFonts w:ascii="Times New Roman" w:hAnsi="Times New Roman"/>
        </w:rPr>
        <w:t xml:space="preserve">, there are only three ways to be pragmatic, none of them particularly pragmatic: you are either a true believer, a cynic, or you lack reflection. We are cynical when we conform to cultural norms despite understanding their uselessness and meaninglessness, for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rPr>
        <w:t>, which manifests in totalitarian projects, projects which may end once we become happy.</w:t>
      </w:r>
    </w:p>
    <w:p w:rsidR="009E23DD" w:rsidRDefault="009E23DD">
      <w:pPr>
        <w:pStyle w:val="Body"/>
        <w:rPr>
          <w:rFonts w:ascii="Times New Roman" w:hAnsi="Times New Roman"/>
        </w:rPr>
      </w:pPr>
    </w:p>
    <w:p w:rsidR="009E23DD" w:rsidRDefault="009E23DD">
      <w:pPr>
        <w:pStyle w:val="Body"/>
        <w:rPr>
          <w:rFonts w:ascii="Times New Roman" w:hAnsi="Times New Roman"/>
        </w:rPr>
      </w:pPr>
      <w:r>
        <w:rPr>
          <w:rFonts w:ascii="Times New Roman" w:hAnsi="Times New Roman"/>
        </w:rPr>
        <w:t xml:space="preserve">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w:t>
      </w:r>
      <w:del w:id="451" w:author="Gunnar" w:date="2015-06-29T17:42:00Z">
        <w:r w:rsidDel="004E184C">
          <w:rPr>
            <w:rFonts w:ascii="Times New Roman" w:hAnsi="Times New Roman"/>
          </w:rPr>
          <w:delText>intrumental</w:delText>
        </w:r>
      </w:del>
      <w:ins w:id="452" w:author="Gunnar" w:date="2015-06-29T17:42:00Z">
        <w:r>
          <w:rPr>
            <w:rFonts w:ascii="Times New Roman" w:hAnsi="Times New Roman"/>
          </w:rPr>
          <w:t>instrumental</w:t>
        </w:r>
      </w:ins>
      <w:r>
        <w:rPr>
          <w:rFonts w:ascii="Times New Roman" w:hAnsi="Times New Roman"/>
        </w:rPr>
        <w:t xml:space="preserve"> thingification which turns Each</w:t>
      </w:r>
      <w:ins w:id="453" w:author="Gunnar" w:date="2015-06-29T17:42:00Z">
        <w:r>
          <w:rPr>
            <w:rFonts w:ascii="Times New Roman" w:hAnsi="Times New Roman"/>
          </w:rPr>
          <w:t>-</w:t>
        </w:r>
      </w:ins>
      <w:r>
        <w:rPr>
          <w:rFonts w:ascii="Times New Roman" w:hAnsi="Times New Roman"/>
        </w:rPr>
        <w:t>other</w:t>
      </w:r>
      <w:ins w:id="454" w:author="Gunnar" w:date="2015-06-29T17:43:00Z">
        <w:r>
          <w:rPr>
            <w:rFonts w:ascii="Times New Roman" w:hAnsi="Times New Roman"/>
          </w:rPr>
          <w:t xml:space="preserve"> </w:t>
        </w:r>
      </w:ins>
      <w:r>
        <w:rPr>
          <w:rFonts w:ascii="Times New Roman" w:hAnsi="Times New Roman"/>
        </w:rPr>
        <w:t>-</w:t>
      </w:r>
      <w:ins w:id="455" w:author="Gunnar" w:date="2015-06-29T17:43:00Z">
        <w:r>
          <w:rPr>
            <w:rFonts w:ascii="Times New Roman" w:hAnsi="Times New Roman"/>
          </w:rPr>
          <w:t xml:space="preserve"> </w:t>
        </w:r>
      </w:ins>
      <w:del w:id="456" w:author="Gunnar" w:date="2015-06-29T17:43:00Z">
        <w:r w:rsidDel="004E184C">
          <w:rPr>
            <w:rFonts w:ascii="Times New Roman" w:hAnsi="Times New Roman"/>
          </w:rPr>
          <w:delText>-</w:delText>
        </w:r>
      </w:del>
      <w:r>
        <w:rPr>
          <w:rFonts w:ascii="Times New Roman" w:hAnsi="Times New Roman"/>
        </w:rPr>
        <w:t xml:space="preserve">and </w:t>
      </w:r>
      <w:del w:id="457" w:author="Gunnar" w:date="2015-06-29T17:43:00Z">
        <w:r w:rsidDel="004E184C">
          <w:rPr>
            <w:rFonts w:ascii="Times New Roman" w:hAnsi="Times New Roman"/>
          </w:rPr>
          <w:delText>ourselves</w:delText>
        </w:r>
      </w:del>
      <w:ins w:id="458" w:author="Gunnar" w:date="2015-06-29T17:43:00Z">
        <w:r>
          <w:rPr>
            <w:rFonts w:ascii="Times New Roman" w:hAnsi="Times New Roman"/>
          </w:rPr>
          <w:t>us</w:t>
        </w:r>
      </w:ins>
      <w:del w:id="459" w:author="Gunnar" w:date="2015-06-29T17:43:00Z">
        <w:r w:rsidDel="004E184C">
          <w:rPr>
            <w:rFonts w:ascii="Times New Roman" w:hAnsi="Times New Roman"/>
          </w:rPr>
          <w:delText>-</w:delText>
        </w:r>
      </w:del>
      <w:ins w:id="460" w:author="Gunnar" w:date="2015-06-29T17:43:00Z">
        <w:r>
          <w:rPr>
            <w:rFonts w:ascii="Times New Roman" w:hAnsi="Times New Roman"/>
          </w:rPr>
          <w:t xml:space="preserve"> </w:t>
        </w:r>
      </w:ins>
      <w:r>
        <w:rPr>
          <w:rFonts w:ascii="Times New Roman" w:hAnsi="Times New Roman"/>
        </w:rPr>
        <w:t>-</w:t>
      </w:r>
      <w:ins w:id="461" w:author="Gunnar" w:date="2015-06-29T17:43:00Z">
        <w:r>
          <w:rPr>
            <w:rFonts w:ascii="Times New Roman" w:hAnsi="Times New Roman"/>
          </w:rPr>
          <w:t xml:space="preserve"> </w:t>
        </w:r>
      </w:ins>
      <w:r>
        <w:rPr>
          <w:rFonts w:ascii="Times New Roman" w:hAnsi="Times New Roman"/>
        </w:rPr>
        <w:t xml:space="preserve">into Others. </w:t>
      </w:r>
    </w:p>
    <w:p w:rsidR="009E23DD" w:rsidRDefault="009E23DD">
      <w:pPr>
        <w:pStyle w:val="Body"/>
        <w:rPr>
          <w:rFonts w:ascii="Times New Roman" w:hAnsi="Times New Roman"/>
        </w:rPr>
      </w:pPr>
    </w:p>
    <w:p w:rsidR="009E23DD" w:rsidRDefault="009E23DD">
      <w:pPr>
        <w:pStyle w:val="Heading1"/>
        <w:spacing w:before="0" w:after="0"/>
        <w:rPr>
          <w:rFonts w:ascii="Times New Roman" w:hAnsi="Times New Roman"/>
        </w:rPr>
      </w:pPr>
      <w:ins w:id="462" w:author="Gunnar" w:date="2015-06-29T17:43:00Z">
        <w:r>
          <w:rPr>
            <w:rFonts w:ascii="Times New Roman" w:hAnsi="Times New Roman"/>
          </w:rPr>
          <w:t>A few</w:t>
        </w:r>
      </w:ins>
      <w:del w:id="463" w:author="Gunnar" w:date="2015-06-29T17:43:00Z">
        <w:r w:rsidDel="004E184C">
          <w:rPr>
            <w:rFonts w:ascii="Times New Roman" w:hAnsi="Times New Roman"/>
          </w:rPr>
          <w:delText>Some short</w:delText>
        </w:r>
      </w:del>
      <w:r>
        <w:rPr>
          <w:rFonts w:ascii="Times New Roman" w:hAnsi="Times New Roman"/>
        </w:rPr>
        <w:t xml:space="preserve"> examples</w:t>
      </w:r>
      <w:ins w:id="464" w:author="Gunnar" w:date="2015-06-29T17:43:00Z">
        <w:r>
          <w:rPr>
            <w:rFonts w:ascii="Times New Roman" w:hAnsi="Times New Roman"/>
          </w:rPr>
          <w:t xml:space="preserve"> </w:t>
        </w:r>
      </w:ins>
    </w:p>
    <w:p w:rsidR="009E23DD" w:rsidRDefault="009E23DD">
      <w:pPr>
        <w:rPr>
          <w:rFonts w:ascii="Times New Roman" w:hAnsi="Times New Roman"/>
        </w:rPr>
      </w:pPr>
      <w:r>
        <w:rPr>
          <w:rFonts w:ascii="Times New Roman" w:hAnsi="Times New Roman"/>
        </w:rPr>
        <w:t xml:space="preserve">In terms of </w:t>
      </w:r>
      <w:r>
        <w:rPr>
          <w:rFonts w:ascii="Times New Roman" w:hAnsi="Times New Roman"/>
          <w:b/>
          <w:bCs/>
        </w:rPr>
        <w:t>ethics</w:t>
      </w:r>
      <w:r>
        <w:rPr>
          <w:rFonts w:ascii="Times New Roman" w:hAnsi="Times New Roman"/>
        </w:rPr>
        <w:t xml:space="preserve">, meaningness is the polar opposite of many ethical systems, </w:t>
      </w:r>
      <w:r>
        <w:rPr>
          <w:rFonts w:ascii="Times New Roman" w:hAnsi="Times New Roman"/>
          <w:i/>
          <w:iCs/>
        </w:rPr>
        <w:t>e.g.</w:t>
      </w:r>
      <w:r>
        <w:rPr>
          <w:rFonts w:ascii="Times New Roman" w:hAnsi="Times New Roman"/>
        </w:rPr>
        <w:t xml:space="preserve"> utilitarianism. According to utilitarianism, everything you do should be as a means to an end: to increase the world's total happiness or good, and reduce the total pain. Utilitarianism does not allow for </w:t>
      </w:r>
      <w:ins w:id="465" w:author="Gunnar" w:date="2015-06-29T17:44:00Z">
        <w:r>
          <w:rPr>
            <w:rFonts w:ascii="Times New Roman" w:hAnsi="Times New Roman"/>
          </w:rPr>
          <w:t xml:space="preserve">engaging </w:t>
        </w:r>
      </w:ins>
      <w:r>
        <w:rPr>
          <w:rFonts w:ascii="Times New Roman" w:hAnsi="Times New Roman"/>
        </w:rPr>
        <w:t>sincere</w:t>
      </w:r>
      <w:ins w:id="466" w:author="Gunnar" w:date="2015-06-29T17:44:00Z">
        <w:r>
          <w:rPr>
            <w:rFonts w:ascii="Times New Roman" w:hAnsi="Times New Roman"/>
          </w:rPr>
          <w:t>ly</w:t>
        </w:r>
      </w:ins>
      <w:del w:id="467" w:author="Gunnar" w:date="2015-06-29T17:44:00Z">
        <w:r w:rsidDel="004E184C">
          <w:rPr>
            <w:rFonts w:ascii="Times New Roman" w:hAnsi="Times New Roman"/>
          </w:rPr>
          <w:delText xml:space="preserve"> engagements</w:delText>
        </w:r>
      </w:del>
      <w:ins w:id="468" w:author="Gunnar" w:date="2015-06-29T17:45:00Z">
        <w:r>
          <w:rPr>
            <w:rFonts w:ascii="Times New Roman" w:hAnsi="Times New Roman"/>
          </w:rPr>
          <w:t>d</w:t>
        </w:r>
      </w:ins>
      <w:r>
        <w:rPr>
          <w:rFonts w:ascii="Times New Roman" w:hAnsi="Times New Roman"/>
        </w:rPr>
        <w:t xml:space="preserve"> with anything, which makes it impossible as a value system of interhuman growth. </w:t>
      </w:r>
    </w:p>
    <w:p w:rsidR="009E23DD" w:rsidRDefault="009E23DD">
      <w:pPr>
        <w:pStyle w:val="Body"/>
        <w:rPr>
          <w:rFonts w:ascii="Times New Roman" w:hAnsi="Times New Roman"/>
        </w:rPr>
      </w:pP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b/>
          <w:bCs/>
        </w:rPr>
        <w:t>Capitalism</w:t>
      </w:r>
      <w:r>
        <w:rPr>
          <w:rFonts w:ascii="Times New Roman" w:hAnsi="Times New Roman" w:cs="Times New Roman"/>
        </w:rPr>
        <w:t xml:space="preserve"> is based on insincerity at every level. Money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rsidR="009E23DD" w:rsidRDefault="009E23DD">
      <w:pPr>
        <w:pStyle w:val="Body"/>
        <w:widowControl/>
        <w:shd w:val="clear" w:color="auto" w:fill="FFFFFF"/>
        <w:suppressAutoHyphens w:val="0"/>
        <w:rPr>
          <w:rFonts w:ascii="Times New Roman" w:hAnsi="Times New Roman" w:cs="Times New Roman"/>
        </w:rPr>
      </w:pP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b/>
          <w:bCs/>
        </w:rPr>
        <w:t xml:space="preserve">On work: </w:t>
      </w:r>
      <w:r>
        <w:rPr>
          <w:rFonts w:ascii="Times New Roman" w:hAnsi="Times New Roman" w:cs="Times New Roman"/>
        </w:rPr>
        <w:t>If an employer wants to get her employees to work better and harder for whatever reason, she can give them incentives. Which incentives should she implement? The real management question is not "</w:t>
      </w:r>
      <w:r>
        <w:rPr>
          <w:rFonts w:ascii="Times New Roman" w:hAnsi="Times New Roman" w:cs="Times New Roman"/>
          <w:i/>
          <w:iCs/>
        </w:rPr>
        <w:t>which incentives?"</w:t>
      </w:r>
      <w:r>
        <w:rPr>
          <w:rFonts w:ascii="Times New Roman" w:hAnsi="Times New Roman" w:cs="Times New Roman"/>
        </w:rPr>
        <w:t xml:space="preserve">, that is a question loaded with the fallacious assumptions that there </w:t>
      </w:r>
      <w:r>
        <w:rPr>
          <w:rFonts w:ascii="Times New Roman" w:hAnsi="Times New Roman" w:cs="Times New Roman"/>
          <w:i/>
          <w:iCs/>
        </w:rPr>
        <w:t>are</w:t>
      </w:r>
      <w:r>
        <w:rPr>
          <w:rFonts w:ascii="Times New Roman" w:hAnsi="Times New Roman" w:cs="Times New Roman"/>
        </w:rPr>
        <w:t xml:space="preserve"> good incentives and all we need to do is to find them. </w:t>
      </w:r>
      <w:r>
        <w:rPr>
          <w:rFonts w:ascii="Times New Roman" w:hAnsi="Times New Roman" w:cs="Times New Roman"/>
          <w:i/>
          <w:iCs/>
        </w:rPr>
        <w:t>All</w:t>
      </w:r>
      <w:r>
        <w:rPr>
          <w:rFonts w:ascii="Times New Roman" w:hAnsi="Times New Roman" w:cs="Times New Roman"/>
        </w:rPr>
        <w:t xml:space="preserve"> incentives detract from meaningness and detach us from our tasks. Many politicians in power claim that jobs create meaning and purpose to our lives, yet they put in place systems, such as New Public Management, which undermine our engagement with our work, and thereby meaningness itself.</w:t>
      </w:r>
    </w:p>
    <w:p w:rsidR="009E23DD" w:rsidRDefault="009E23DD">
      <w:pPr>
        <w:pStyle w:val="Body"/>
        <w:widowControl/>
        <w:shd w:val="clear" w:color="auto" w:fill="FFFFFF"/>
        <w:suppressAutoHyphens w:val="0"/>
        <w:rPr>
          <w:rFonts w:ascii="Times New Roman" w:hAnsi="Times New Roman" w:cs="Times New Roman"/>
        </w:rPr>
      </w:pP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rPr>
        <w:t xml:space="preserve">I may start a </w:t>
      </w:r>
      <w:r>
        <w:rPr>
          <w:rFonts w:ascii="Times New Roman" w:hAnsi="Times New Roman" w:cs="Times New Roman"/>
          <w:b/>
          <w:bCs/>
        </w:rPr>
        <w:t>family</w:t>
      </w:r>
      <w:r>
        <w:rPr>
          <w:rFonts w:ascii="Times New Roman" w:hAnsi="Times New Roman" w:cs="Times New Roman"/>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w:t>
      </w:r>
      <w:ins w:id="469" w:author="Gunnar" w:date="2015-06-29T17:46:00Z">
        <w:r>
          <w:rPr>
            <w:rFonts w:ascii="Times New Roman" w:hAnsi="Times New Roman" w:cs="Times New Roman"/>
          </w:rPr>
          <w:t>ly</w:t>
        </w:r>
      </w:ins>
      <w:r>
        <w:rPr>
          <w:rFonts w:ascii="Times New Roman" w:hAnsi="Times New Roman" w:cs="Times New Roman"/>
        </w:rPr>
        <w:t xml:space="preserve"> or </w:t>
      </w:r>
      <w:ins w:id="470" w:author="Gunnar" w:date="2015-06-29T17:46:00Z">
        <w:r>
          <w:rPr>
            <w:rFonts w:ascii="Times New Roman" w:hAnsi="Times New Roman" w:cs="Times New Roman"/>
          </w:rPr>
          <w:t>conscious</w:t>
        </w:r>
      </w:ins>
      <w:del w:id="471" w:author="Gunnar" w:date="2015-06-29T17:46:00Z">
        <w:r w:rsidDel="007A0A77">
          <w:rPr>
            <w:rFonts w:ascii="Times New Roman" w:hAnsi="Times New Roman" w:cs="Times New Roman"/>
          </w:rPr>
          <w:delText>aware</w:delText>
        </w:r>
      </w:del>
      <w:r>
        <w:rPr>
          <w:rFonts w:ascii="Times New Roman" w:hAnsi="Times New Roman" w:cs="Times New Roman"/>
        </w:rPr>
        <w:t>) act of genetic narcissism, or so that I can be a valid member of society. Or maybe I am afraid of growing old alone</w:t>
      </w:r>
      <w:del w:id="472" w:author="Gunnar" w:date="2015-06-29T17:46:00Z">
        <w:r w:rsidDel="007A0A77">
          <w:rPr>
            <w:rFonts w:ascii="Times New Roman" w:hAnsi="Times New Roman" w:cs="Times New Roman"/>
          </w:rPr>
          <w:delText>,</w:delText>
        </w:r>
      </w:del>
      <w:r>
        <w:rPr>
          <w:rFonts w:ascii="Times New Roman" w:hAnsi="Times New Roman" w:cs="Times New Roman"/>
        </w:rPr>
        <w:t xml:space="preserve"> and hope that my family will take care of me when </w:t>
      </w:r>
      <w:ins w:id="473" w:author="Gunnar" w:date="2015-06-29T17:46:00Z">
        <w:r>
          <w:rPr>
            <w:rFonts w:ascii="Times New Roman" w:hAnsi="Times New Roman" w:cs="Times New Roman"/>
          </w:rPr>
          <w:t>I do</w:t>
        </w:r>
      </w:ins>
      <w:del w:id="474" w:author="Gunnar" w:date="2015-06-29T17:46:00Z">
        <w:r w:rsidDel="007A0A77">
          <w:rPr>
            <w:rFonts w:ascii="Times New Roman" w:hAnsi="Times New Roman" w:cs="Times New Roman"/>
          </w:rPr>
          <w:delText>that happens</w:delText>
        </w:r>
      </w:del>
      <w:r>
        <w:rPr>
          <w:rFonts w:ascii="Times New Roman" w:hAnsi="Times New Roman" w:cs="Times New Roman"/>
        </w:rPr>
        <w:t>. In these cases we do not treat people as people. We even create new people as means to insecurity</w:t>
      </w:r>
      <w:ins w:id="475" w:author="Gunnar" w:date="2015-06-29T17:47:00Z">
        <w:r>
          <w:rPr>
            <w:rFonts w:ascii="Times New Roman" w:hAnsi="Times New Roman" w:cs="Times New Roman"/>
          </w:rPr>
          <w:t>-</w:t>
        </w:r>
      </w:ins>
      <w:del w:id="476" w:author="Gunnar" w:date="2015-06-29T17:47:00Z">
        <w:r w:rsidDel="007A0A77">
          <w:rPr>
            <w:rFonts w:ascii="Times New Roman" w:hAnsi="Times New Roman" w:cs="Times New Roman"/>
          </w:rPr>
          <w:delText xml:space="preserve"> </w:delText>
        </w:r>
      </w:del>
      <w:r>
        <w:rPr>
          <w:rFonts w:ascii="Times New Roman" w:hAnsi="Times New Roman" w:cs="Times New Roman"/>
        </w:rPr>
        <w:t>driven culturally motivated ends. We do not treat our partner as a fellow human being</w:t>
      </w:r>
      <w:ins w:id="477" w:author="Gunnar" w:date="2015-06-29T17:47:00Z">
        <w:r>
          <w:rPr>
            <w:rFonts w:ascii="Times New Roman" w:hAnsi="Times New Roman" w:cs="Times New Roman"/>
          </w:rPr>
          <w:t>,</w:t>
        </w:r>
      </w:ins>
      <w:r>
        <w:rPr>
          <w:rFonts w:ascii="Times New Roman" w:hAnsi="Times New Roman" w:cs="Times New Roman"/>
        </w:rPr>
        <w:t xml:space="preserve"> but </w:t>
      </w:r>
      <w:ins w:id="478" w:author="Gunnar" w:date="2015-06-29T17:47:00Z">
        <w:r>
          <w:rPr>
            <w:rFonts w:ascii="Times New Roman" w:hAnsi="Times New Roman" w:cs="Times New Roman"/>
          </w:rPr>
          <w:t xml:space="preserve">merely </w:t>
        </w:r>
      </w:ins>
      <w:r>
        <w:rPr>
          <w:rFonts w:ascii="Times New Roman" w:hAnsi="Times New Roman" w:cs="Times New Roman"/>
        </w:rPr>
        <w:t xml:space="preserve">as the role of husband or wife, and thereby we treat ourselves as conforming to respective cultural role. </w:t>
      </w:r>
    </w:p>
    <w:p w:rsidR="009E23DD" w:rsidRDefault="009E23DD">
      <w:pPr>
        <w:pStyle w:val="Body"/>
        <w:widowControl/>
        <w:shd w:val="clear" w:color="auto" w:fill="FFFFFF"/>
        <w:suppressAutoHyphens w:val="0"/>
        <w:rPr>
          <w:rFonts w:ascii="Times New Roman" w:hAnsi="Times New Roman"/>
        </w:rPr>
      </w:pP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rPr>
        <w:t xml:space="preserve">In a sense all projects, totalitarian or not, of meaningness or none, are about being in a context larger than oneself. That is what is so great about personhood: it is infinite (to all practical </w:t>
      </w:r>
      <w:ins w:id="479" w:author="Gunnar" w:date="2015-06-29T17:47:00Z">
        <w:r>
          <w:rPr>
            <w:rFonts w:ascii="Times New Roman" w:hAnsi="Times New Roman" w:cs="Times New Roman"/>
          </w:rPr>
          <w:t xml:space="preserve">intents and </w:t>
        </w:r>
      </w:ins>
      <w:r>
        <w:rPr>
          <w:rFonts w:ascii="Times New Roman" w:hAnsi="Times New Roman" w:cs="Times New Roman"/>
        </w:rPr>
        <w:t xml:space="preserve">purposes). Any other person is greater than </w:t>
      </w:r>
      <w:del w:id="480" w:author="Gunnar" w:date="2015-06-29T17:47:00Z">
        <w:r w:rsidDel="007A0A77">
          <w:rPr>
            <w:rFonts w:ascii="Times New Roman" w:hAnsi="Times New Roman" w:cs="Times New Roman"/>
          </w:rPr>
          <w:delText>myself</w:delText>
        </w:r>
      </w:del>
      <w:ins w:id="481" w:author="Gunnar" w:date="2015-06-29T17:47:00Z">
        <w:r>
          <w:rPr>
            <w:rFonts w:ascii="Times New Roman" w:hAnsi="Times New Roman" w:cs="Times New Roman"/>
          </w:rPr>
          <w:t>me</w:t>
        </w:r>
      </w:ins>
      <w:r>
        <w:rPr>
          <w:rFonts w:ascii="Times New Roman" w:hAnsi="Times New Roman" w:cs="Times New Roman"/>
        </w:rPr>
        <w:t xml:space="preserve">, and so am I. </w:t>
      </w:r>
      <w:ins w:id="482" w:author="Gunnar" w:date="2015-06-29T17:48:00Z">
        <w:r>
          <w:rPr>
            <w:rFonts w:ascii="Times New Roman" w:hAnsi="Times New Roman" w:cs="Times New Roman"/>
          </w:rPr>
          <w:t>This</w:t>
        </w:r>
      </w:ins>
      <w:del w:id="483" w:author="Gunnar" w:date="2015-06-29T17:48:00Z">
        <w:r w:rsidDel="007A0A77">
          <w:rPr>
            <w:rFonts w:ascii="Times New Roman" w:hAnsi="Times New Roman" w:cs="Times New Roman"/>
          </w:rPr>
          <w:delText>Which</w:delText>
        </w:r>
      </w:del>
      <w:r>
        <w:rPr>
          <w:rFonts w:ascii="Times New Roman" w:hAnsi="Times New Roman" w:cs="Times New Roman"/>
        </w:rPr>
        <w:t xml:space="preserve"> means that </w:t>
      </w:r>
      <w:ins w:id="484" w:author="Gunnar" w:date="2015-06-29T17:48:00Z">
        <w:r>
          <w:rPr>
            <w:rFonts w:ascii="Times New Roman" w:hAnsi="Times New Roman" w:cs="Times New Roman"/>
          </w:rPr>
          <w:t xml:space="preserve">to engage </w:t>
        </w:r>
      </w:ins>
      <w:r>
        <w:rPr>
          <w:rFonts w:ascii="Times New Roman" w:hAnsi="Times New Roman" w:cs="Times New Roman"/>
        </w:rPr>
        <w:t>deep</w:t>
      </w:r>
      <w:ins w:id="485" w:author="Gunnar" w:date="2015-06-29T17:48:00Z">
        <w:r>
          <w:rPr>
            <w:rFonts w:ascii="Times New Roman" w:hAnsi="Times New Roman" w:cs="Times New Roman"/>
          </w:rPr>
          <w:t>ly</w:t>
        </w:r>
      </w:ins>
      <w:r>
        <w:rPr>
          <w:rFonts w:ascii="Times New Roman" w:hAnsi="Times New Roman" w:cs="Times New Roman"/>
        </w:rPr>
        <w:t xml:space="preserve"> and sincere</w:t>
      </w:r>
      <w:ins w:id="486" w:author="Gunnar" w:date="2015-06-29T17:48:00Z">
        <w:r>
          <w:rPr>
            <w:rFonts w:ascii="Times New Roman" w:hAnsi="Times New Roman" w:cs="Times New Roman"/>
          </w:rPr>
          <w:t xml:space="preserve">ly </w:t>
        </w:r>
      </w:ins>
      <w:del w:id="487" w:author="Gunnar" w:date="2015-06-29T17:48:00Z">
        <w:r w:rsidDel="007A0A77">
          <w:rPr>
            <w:rFonts w:ascii="Times New Roman" w:hAnsi="Times New Roman" w:cs="Times New Roman"/>
          </w:rPr>
          <w:delText xml:space="preserve"> engagement in</w:delText>
        </w:r>
      </w:del>
      <w:ins w:id="488" w:author="Gunnar" w:date="2015-06-29T17:48:00Z">
        <w:r>
          <w:rPr>
            <w:rFonts w:ascii="Times New Roman" w:hAnsi="Times New Roman" w:cs="Times New Roman"/>
          </w:rPr>
          <w:t>with</w:t>
        </w:r>
      </w:ins>
      <w:r>
        <w:rPr>
          <w:rFonts w:ascii="Times New Roman" w:hAnsi="Times New Roman" w:cs="Times New Roman"/>
        </w:rPr>
        <w:t xml:space="preserve"> someone else is </w:t>
      </w:r>
      <w:del w:id="489" w:author="Gunnar" w:date="2015-06-29T17:48:00Z">
        <w:r w:rsidDel="007A0A77">
          <w:rPr>
            <w:rFonts w:ascii="Times New Roman" w:hAnsi="Times New Roman" w:cs="Times New Roman"/>
          </w:rPr>
          <w:delText xml:space="preserve">already </w:delText>
        </w:r>
      </w:del>
      <w:r>
        <w:rPr>
          <w:rFonts w:ascii="Times New Roman" w:hAnsi="Times New Roman" w:cs="Times New Roman"/>
        </w:rPr>
        <w:t>to be in a context larger than myself. And there are only so many people in life with whom we can engage so deeply, since we are limited in space and time. As such, life</w:t>
      </w:r>
      <w:ins w:id="490" w:author="Gunnar" w:date="2015-06-29T17:49:00Z">
        <w:r>
          <w:rPr>
            <w:rFonts w:ascii="Times New Roman" w:hAnsi="Times New Roman" w:cs="Times New Roman"/>
          </w:rPr>
          <w:noBreakHyphen/>
        </w:r>
      </w:ins>
      <w:del w:id="491" w:author="Gunnar" w:date="2015-06-29T17:49:00Z">
        <w:r w:rsidDel="007A0A77">
          <w:rPr>
            <w:rFonts w:ascii="Times New Roman" w:hAnsi="Times New Roman" w:cs="Times New Roman"/>
          </w:rPr>
          <w:delText>-</w:delText>
        </w:r>
      </w:del>
      <w:r>
        <w:rPr>
          <w:rFonts w:ascii="Times New Roman" w:hAnsi="Times New Roman" w:cs="Times New Roman"/>
        </w:rPr>
        <w:t xml:space="preserve">partners and </w:t>
      </w:r>
      <w:del w:id="492" w:author="Gunnar" w:date="2015-06-29T17:49:00Z">
        <w:r w:rsidDel="007A0A77">
          <w:rPr>
            <w:rFonts w:ascii="Times New Roman" w:hAnsi="Times New Roman" w:cs="Times New Roman"/>
          </w:rPr>
          <w:delText xml:space="preserve">a </w:delText>
        </w:r>
      </w:del>
      <w:r>
        <w:rPr>
          <w:rFonts w:ascii="Times New Roman" w:hAnsi="Times New Roman" w:cs="Times New Roman"/>
        </w:rPr>
        <w:t xml:space="preserve">family, treated as human beings, can be the most meaningful thing there is. Of course, deep and sincere connections </w:t>
      </w:r>
      <w:del w:id="493" w:author="Gunnar" w:date="2015-06-29T17:49:00Z">
        <w:r w:rsidDel="007A0A77">
          <w:rPr>
            <w:rFonts w:ascii="Times New Roman" w:hAnsi="Times New Roman" w:cs="Times New Roman"/>
          </w:rPr>
          <w:delText xml:space="preserve">can </w:delText>
        </w:r>
      </w:del>
      <w:ins w:id="494" w:author="Gunnar" w:date="2015-06-29T17:49:00Z">
        <w:r>
          <w:rPr>
            <w:rFonts w:ascii="Times New Roman" w:hAnsi="Times New Roman" w:cs="Times New Roman"/>
          </w:rPr>
          <w:t xml:space="preserve">may also </w:t>
        </w:r>
      </w:ins>
      <w:r>
        <w:rPr>
          <w:rFonts w:ascii="Times New Roman" w:hAnsi="Times New Roman" w:cs="Times New Roman"/>
        </w:rPr>
        <w:t xml:space="preserve">be found aplenty outside </w:t>
      </w:r>
      <w:del w:id="495" w:author="Gunnar" w:date="2015-06-29T17:49:00Z">
        <w:r w:rsidDel="007A0A77">
          <w:rPr>
            <w:rFonts w:ascii="Times New Roman" w:hAnsi="Times New Roman" w:cs="Times New Roman"/>
          </w:rPr>
          <w:delText xml:space="preserve">of </w:delText>
        </w:r>
      </w:del>
      <w:r>
        <w:rPr>
          <w:rFonts w:ascii="Times New Roman" w:hAnsi="Times New Roman" w:cs="Times New Roman"/>
        </w:rPr>
        <w:t xml:space="preserve">such limited cultural norms as "the family". </w:t>
      </w:r>
    </w:p>
    <w:p w:rsidR="009E23DD" w:rsidRDefault="009E23DD">
      <w:pPr>
        <w:pStyle w:val="Body"/>
        <w:rPr>
          <w:rFonts w:ascii="Times New Roman" w:hAnsi="Times New Roman"/>
        </w:rPr>
      </w:pPr>
    </w:p>
    <w:p w:rsidR="009E23DD" w:rsidRDefault="009E23DD">
      <w:pPr>
        <w:pStyle w:val="Body"/>
        <w:widowControl/>
        <w:shd w:val="clear" w:color="auto" w:fill="FFFFFF"/>
        <w:suppressAutoHyphens w:val="0"/>
        <w:rPr>
          <w:rFonts w:ascii="Times New Roman" w:hAnsi="Times New Roman" w:cs="Times New Roman"/>
        </w:rPr>
      </w:pPr>
      <w:r>
        <w:rPr>
          <w:rFonts w:ascii="Times New Roman" w:hAnsi="Times New Roman" w:cs="Times New Roman"/>
        </w:rPr>
        <w:t>Another example:</w:t>
      </w:r>
      <w:r>
        <w:rPr>
          <w:rFonts w:ascii="Times New Roman" w:hAnsi="Times New Roman" w:cs="Times New Roman"/>
          <w:b/>
          <w:bCs/>
        </w:rPr>
        <w:t xml:space="preserve"> Education</w:t>
      </w:r>
      <w:r>
        <w:rPr>
          <w:rFonts w:ascii="Times New Roman" w:hAnsi="Times New Roman" w:cs="Times New Roman"/>
        </w:rPr>
        <w:t xml:space="preserve"> is often portrayed as a way for the lower classes to gain access to the privileges of the higher classes. Thereby, people become doubly disadvantaged, since not only do they have an under-privileged starting point, they are also denied getting an education for its own sake</w:t>
      </w:r>
      <w:ins w:id="496" w:author="Gunnar" w:date="2015-06-29T17:49:00Z">
        <w:r>
          <w:rPr>
            <w:rFonts w:ascii="Times New Roman" w:hAnsi="Times New Roman" w:cs="Times New Roman"/>
          </w:rPr>
          <w:t xml:space="preserve"> - </w:t>
        </w:r>
      </w:ins>
      <w:del w:id="497" w:author="Gunnar" w:date="2015-06-29T17:49:00Z">
        <w:r w:rsidDel="007A0A77">
          <w:rPr>
            <w:rFonts w:ascii="Times New Roman" w:hAnsi="Times New Roman" w:cs="Times New Roman"/>
          </w:rPr>
          <w:delText>--</w:delText>
        </w:r>
      </w:del>
      <w:r>
        <w:rPr>
          <w:rFonts w:ascii="Times New Roman" w:hAnsi="Times New Roman" w:cs="Times New Roman"/>
        </w:rPr>
        <w:t>they are denied being sincerely engaged with their own education and transformation.</w:t>
      </w:r>
    </w:p>
    <w:p w:rsidR="009E23DD" w:rsidRDefault="009E23DD">
      <w:pPr>
        <w:pStyle w:val="Body"/>
        <w:rPr>
          <w:rFonts w:ascii="Times New Roman" w:hAnsi="Times New Roman"/>
        </w:rPr>
      </w:pPr>
    </w:p>
    <w:p w:rsidR="009E23DD" w:rsidRDefault="009E23DD">
      <w:pPr>
        <w:pStyle w:val="Body"/>
        <w:rPr>
          <w:rFonts w:ascii="Times New Roman" w:hAnsi="Times New Roman"/>
          <w:i/>
          <w:iCs/>
        </w:rPr>
      </w:pPr>
      <w:r>
        <w:rPr>
          <w:rFonts w:ascii="Times New Roman" w:hAnsi="Times New Roman"/>
          <w:b/>
          <w:bCs/>
        </w:rPr>
        <w:t>Question:</w:t>
      </w:r>
      <w:r>
        <w:rPr>
          <w:rFonts w:ascii="Times New Roman" w:hAnsi="Times New Roman"/>
        </w:rPr>
        <w:t xml:space="preserve"> </w:t>
      </w:r>
      <w:r>
        <w:rPr>
          <w:rFonts w:ascii="Times New Roman" w:hAnsi="Times New Roman"/>
          <w:i/>
          <w:iCs/>
        </w:rPr>
        <w:t xml:space="preserve">Are there situations where instrumentalism and insincerity is warranted? Where politeness rather than sincere engagements between human beings is preferable? E.g. is it OK to treat a hairdresser as a means to the end of getting my hair cut? Or am I then compromising someone's personhood, and </w:t>
      </w:r>
      <w:ins w:id="498" w:author="Gunnar" w:date="2015-06-29T17:50:00Z">
        <w:r>
          <w:rPr>
            <w:rFonts w:ascii="Times New Roman" w:hAnsi="Times New Roman"/>
            <w:i/>
            <w:iCs/>
          </w:rPr>
          <w:t>by</w:t>
        </w:r>
      </w:ins>
      <w:del w:id="499" w:author="Gunnar" w:date="2015-06-29T17:50:00Z">
        <w:r w:rsidDel="007A0A77">
          <w:rPr>
            <w:rFonts w:ascii="Times New Roman" w:hAnsi="Times New Roman"/>
            <w:i/>
            <w:iCs/>
          </w:rPr>
          <w:delText>in so</w:delText>
        </w:r>
      </w:del>
      <w:r>
        <w:rPr>
          <w:rFonts w:ascii="Times New Roman" w:hAnsi="Times New Roman"/>
          <w:i/>
          <w:iCs/>
        </w:rPr>
        <w:t xml:space="preserve"> doing</w:t>
      </w:r>
      <w:ins w:id="500" w:author="Gunnar" w:date="2015-06-29T17:50:00Z">
        <w:r>
          <w:rPr>
            <w:rFonts w:ascii="Times New Roman" w:hAnsi="Times New Roman"/>
            <w:i/>
            <w:iCs/>
          </w:rPr>
          <w:t xml:space="preserve"> that</w:t>
        </w:r>
      </w:ins>
      <w:r>
        <w:rPr>
          <w:rFonts w:ascii="Times New Roman" w:hAnsi="Times New Roman"/>
          <w:i/>
          <w:iCs/>
        </w:rPr>
        <w:t>, my own?</w:t>
      </w:r>
    </w:p>
    <w:p w:rsidR="009E23DD" w:rsidRDefault="009E23DD">
      <w:pPr>
        <w:pStyle w:val="Body"/>
        <w:rPr>
          <w:rFonts w:ascii="Times New Roman" w:hAnsi="Times New Roman"/>
        </w:rPr>
      </w:pPr>
    </w:p>
    <w:p w:rsidR="009E23DD" w:rsidRDefault="009E23DD">
      <w:pPr>
        <w:pStyle w:val="Heading1"/>
        <w:numPr>
          <w:ilvl w:val="0"/>
          <w:numId w:val="1"/>
          <w:numberingChange w:id="501" w:author="Gunnar" w:date="2015-06-29T16:25:00Z" w:original=""/>
        </w:numPr>
        <w:spacing w:before="0" w:after="0"/>
        <w:ind w:left="0" w:firstLine="0"/>
        <w:rPr>
          <w:rFonts w:ascii="Times New Roman" w:hAnsi="Times New Roman"/>
        </w:rPr>
      </w:pPr>
      <w:r>
        <w:rPr>
          <w:rFonts w:ascii="Times New Roman" w:hAnsi="Times New Roman"/>
        </w:rPr>
        <w:t>The Meaningness of Death</w:t>
      </w:r>
    </w:p>
    <w:p w:rsidR="009E23DD" w:rsidRDefault="009E23DD">
      <w:pPr>
        <w:rPr>
          <w:rFonts w:ascii="Times New Roman" w:hAnsi="Times New Roman"/>
        </w:rPr>
      </w:pPr>
      <w:r>
        <w:rPr>
          <w:rFonts w:ascii="Times New Roman" w:hAnsi="Times New Roman"/>
        </w:rPr>
        <w:t xml:space="preserve">It is in the nature of modernity to value youth over old age. </w:t>
      </w:r>
      <w:del w:id="502" w:author="Gunnar" w:date="2015-06-29T17:51:00Z">
        <w:r w:rsidDel="007A0A77">
          <w:rPr>
            <w:rFonts w:ascii="Times New Roman" w:hAnsi="Times New Roman"/>
          </w:rPr>
          <w:delText xml:space="preserve">Since </w:delText>
        </w:r>
      </w:del>
      <w:ins w:id="503" w:author="Gunnar" w:date="2015-06-29T17:51:00Z">
        <w:r>
          <w:rPr>
            <w:rFonts w:ascii="Times New Roman" w:hAnsi="Times New Roman"/>
          </w:rPr>
          <w:t xml:space="preserve">As </w:t>
        </w:r>
      </w:ins>
      <w:r>
        <w:rPr>
          <w:rFonts w:ascii="Times New Roman" w:hAnsi="Times New Roman"/>
        </w:rPr>
        <w:t>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w:t>
      </w:r>
      <w:ins w:id="504" w:author="Gunnar" w:date="2015-06-29T17:51:00Z">
        <w:r>
          <w:rPr>
            <w:rFonts w:ascii="Times New Roman" w:hAnsi="Times New Roman"/>
          </w:rPr>
          <w:t>n;</w:t>
        </w:r>
      </w:ins>
      <w:del w:id="505" w:author="Gunnar" w:date="2015-06-29T17:51:00Z">
        <w:r w:rsidDel="007A0A77">
          <w:rPr>
            <w:rFonts w:ascii="Times New Roman" w:hAnsi="Times New Roman"/>
          </w:rPr>
          <w:delText>n,</w:delText>
        </w:r>
      </w:del>
      <w:r>
        <w:rPr>
          <w:rFonts w:ascii="Times New Roman" w:hAnsi="Times New Roman"/>
        </w:rPr>
        <w:t xml:space="preserve"> still bits of filth waiting to mature into human beings. In this sense, a human life is not like a leaf of a tree in the north, sprouting in the spring, being full and productive in providing resources for the trunk during summer and fading, crumbling</w:t>
      </w:r>
      <w:del w:id="506" w:author="Gunnar" w:date="2015-06-29T17:52:00Z">
        <w:r w:rsidDel="007A0A77">
          <w:rPr>
            <w:rFonts w:ascii="Times New Roman" w:hAnsi="Times New Roman"/>
          </w:rPr>
          <w:delText>,</w:delText>
        </w:r>
      </w:del>
      <w:r>
        <w:rPr>
          <w:rFonts w:ascii="Times New Roman" w:hAnsi="Times New Roman"/>
        </w:rPr>
        <w:t xml:space="preserve"> and finally falling off in autumn. No, the life of a human being sincerely engaging with self and others, taking responsibility for her personhood and transformations, is like the tree itself, growing ever stronger and wider with age and the changing seasons.</w:t>
      </w:r>
      <w:r>
        <w:rPr>
          <w:rStyle w:val="FootnoteAnchor"/>
          <w:rFonts w:ascii="Times New Roman" w:hAnsi="Times New Roman"/>
        </w:rPr>
        <w:footnoteReference w:id="29"/>
      </w:r>
      <w:r>
        <w:rPr>
          <w:rFonts w:ascii="Times New Roman" w:hAnsi="Times New Roman"/>
        </w:rPr>
        <w:t xml:space="preserve"> </w:t>
      </w:r>
    </w:p>
    <w:p w:rsidR="009E23DD" w:rsidRDefault="009E23DD">
      <w:pPr>
        <w:rPr>
          <w:rFonts w:ascii="Times New Roman" w:hAnsi="Times New Roman"/>
        </w:rPr>
      </w:pPr>
    </w:p>
    <w:p w:rsidR="009E23DD" w:rsidRDefault="009E23DD">
      <w:pPr>
        <w:rPr>
          <w:rFonts w:ascii="Times New Roman" w:hAnsi="Times New Roman"/>
        </w:rPr>
      </w:pPr>
      <w:r>
        <w:rPr>
          <w:rFonts w:ascii="Times New Roman" w:hAnsi="Times New Roman"/>
        </w:rPr>
        <w:t>In fiction, a common trope is the person with eternal life, a blessing which turns into a curse as all that one once found important withers away</w:t>
      </w:r>
      <w:del w:id="508" w:author="Gunnar" w:date="2015-06-29T17:52:00Z">
        <w:r w:rsidDel="007A0A77">
          <w:rPr>
            <w:rFonts w:ascii="Times New Roman" w:hAnsi="Times New Roman"/>
          </w:rPr>
          <w:delText>,</w:delText>
        </w:r>
      </w:del>
      <w:r>
        <w:rPr>
          <w:rFonts w:ascii="Times New Roman" w:hAnsi="Times New Roman"/>
        </w:rPr>
        <w:t xml:space="preserve"> and all loose its significance</w:t>
      </w:r>
      <w:r>
        <w:rPr>
          <w:rStyle w:val="FootnoteAnchor"/>
          <w:rFonts w:ascii="Times New Roman" w:hAnsi="Times New Roman"/>
        </w:rPr>
        <w:footnoteReference w:id="30"/>
      </w:r>
      <w:r>
        <w:rPr>
          <w:rFonts w:ascii="Times New Roman" w:hAnsi="Times New Roman"/>
        </w:rPr>
        <w:t xml:space="preserve">. What these stories tend to catch very well is </w:t>
      </w:r>
      <w:del w:id="509" w:author="Gunnar" w:date="2015-06-29T17:53:00Z">
        <w:r w:rsidDel="007A0A77">
          <w:rPr>
            <w:rFonts w:ascii="Times New Roman" w:hAnsi="Times New Roman"/>
          </w:rPr>
          <w:delText xml:space="preserve">how </w:delText>
        </w:r>
      </w:del>
      <w:r>
        <w:rPr>
          <w:rFonts w:ascii="Times New Roman" w:hAnsi="Times New Roman"/>
        </w:rPr>
        <w:t>that wh</w:t>
      </w:r>
      <w:ins w:id="510" w:author="Gunnar" w:date="2015-06-29T17:53:00Z">
        <w:r>
          <w:rPr>
            <w:rFonts w:ascii="Times New Roman" w:hAnsi="Times New Roman"/>
          </w:rPr>
          <w:t>at</w:t>
        </w:r>
      </w:ins>
      <w:del w:id="511" w:author="Gunnar" w:date="2015-06-29T17:53:00Z">
        <w:r w:rsidDel="007A0A77">
          <w:rPr>
            <w:rFonts w:ascii="Times New Roman" w:hAnsi="Times New Roman"/>
          </w:rPr>
          <w:delText>ich</w:delText>
        </w:r>
      </w:del>
      <w:r>
        <w:rPr>
          <w:rFonts w:ascii="Times New Roman" w:hAnsi="Times New Roman"/>
        </w:rPr>
        <w:t xml:space="preserve"> once seemed important to the culture</w:t>
      </w:r>
      <w:ins w:id="512" w:author="Gunnar" w:date="2015-06-29T17:53:00Z">
        <w:r>
          <w:rPr>
            <w:rFonts w:ascii="Times New Roman" w:hAnsi="Times New Roman"/>
          </w:rPr>
          <w:t>-</w:t>
        </w:r>
      </w:ins>
      <w:del w:id="513" w:author="Gunnar" w:date="2015-06-29T17:53:00Z">
        <w:r w:rsidDel="007A0A77">
          <w:rPr>
            <w:rFonts w:ascii="Times New Roman" w:hAnsi="Times New Roman"/>
          </w:rPr>
          <w:delText xml:space="preserve"> </w:delText>
        </w:r>
      </w:del>
      <w:r>
        <w:rPr>
          <w:rFonts w:ascii="Times New Roman" w:hAnsi="Times New Roman"/>
        </w:rPr>
        <w:t xml:space="preserve">savvy adult either becomes completely void of meaning or becomes a source of nostalgia with the perspective of extra-human time. What they in general fail to grasp is the enormous possibility that comes with such a perspective. </w:t>
      </w:r>
      <w:del w:id="514" w:author="Gunnar" w:date="2015-06-29T17:53:00Z">
        <w:r w:rsidDel="007A0A77">
          <w:rPr>
            <w:rFonts w:ascii="Times New Roman" w:hAnsi="Times New Roman"/>
          </w:rPr>
          <w:delText>An e</w:delText>
        </w:r>
      </w:del>
      <w:ins w:id="515" w:author="Gunnar" w:date="2015-06-29T17:53:00Z">
        <w:r>
          <w:rPr>
            <w:rFonts w:ascii="Times New Roman" w:hAnsi="Times New Roman"/>
          </w:rPr>
          <w:t>E</w:t>
        </w:r>
      </w:ins>
      <w:r>
        <w:rPr>
          <w:rFonts w:ascii="Times New Roman" w:hAnsi="Times New Roman"/>
        </w:rPr>
        <w:t xml:space="preserve">ternal life would not </w:t>
      </w:r>
      <w:del w:id="516" w:author="Gunnar" w:date="2015-06-29T17:53:00Z">
        <w:r w:rsidDel="007A0A77">
          <w:rPr>
            <w:rFonts w:ascii="Times New Roman" w:hAnsi="Times New Roman"/>
          </w:rPr>
          <w:delText xml:space="preserve">at all </w:delText>
        </w:r>
      </w:del>
      <w:r>
        <w:rPr>
          <w:rFonts w:ascii="Times New Roman" w:hAnsi="Times New Roman"/>
        </w:rPr>
        <w:t>be a curse to a person who engages sincerely with the world and Each</w:t>
      </w:r>
      <w:ins w:id="517" w:author="Gunnar" w:date="2015-06-29T17:54:00Z">
        <w:r>
          <w:rPr>
            <w:rFonts w:ascii="Times New Roman" w:hAnsi="Times New Roman"/>
          </w:rPr>
          <w:t>-</w:t>
        </w:r>
      </w:ins>
      <w:r>
        <w:rPr>
          <w:rFonts w:ascii="Times New Roman" w:hAnsi="Times New Roman"/>
        </w:rPr>
        <w:t>other</w:t>
      </w:r>
      <w:ins w:id="518" w:author="Gunnar" w:date="2015-06-29T17:54:00Z">
        <w:r>
          <w:rPr>
            <w:rFonts w:ascii="Times New Roman" w:hAnsi="Times New Roman"/>
          </w:rPr>
          <w:t>;</w:t>
        </w:r>
      </w:ins>
      <w:del w:id="519" w:author="Gunnar" w:date="2015-06-29T17:54:00Z">
        <w:r w:rsidDel="007A0A77">
          <w:rPr>
            <w:rFonts w:ascii="Times New Roman" w:hAnsi="Times New Roman"/>
          </w:rPr>
          <w:delText>,</w:delText>
        </w:r>
      </w:del>
      <w:r>
        <w:rPr>
          <w:rFonts w:ascii="Times New Roman" w:hAnsi="Times New Roman"/>
        </w:rPr>
        <w:t xml:space="preserve"> it would present an opportunity to continue the project of meaningness indefinitely.</w:t>
      </w:r>
    </w:p>
    <w:p w:rsidR="009E23DD" w:rsidRDefault="009E23DD">
      <w:pPr>
        <w:rPr>
          <w:rFonts w:ascii="Times New Roman" w:hAnsi="Times New Roman"/>
        </w:rPr>
      </w:pPr>
      <w:r w:rsidRPr="0045783E">
        <w:rPr>
          <w:rFonts w:ascii="Times New Roman" w:hAnsi="Times New Roman"/>
          <w:noProof/>
          <w:lang w:val="sv-SE" w:eastAsia="sv-SE" w:bidi="ar-SA"/>
        </w:rPr>
        <w:pict>
          <v:shape id="_x0000_i1032" type="#_x0000_t75" style="width:192.75pt;height:144.75pt;visibility:visible">
            <v:imagedata r:id="rId14" o:title=""/>
          </v:shape>
        </w:pict>
      </w:r>
    </w:p>
    <w:p w:rsidR="009E23DD" w:rsidRDefault="009E23DD">
      <w:pPr>
        <w:rPr>
          <w:rFonts w:ascii="Times New Roman" w:hAnsi="Times New Roman"/>
        </w:rPr>
      </w:pPr>
      <w:r>
        <w:rPr>
          <w:rFonts w:ascii="Times New Roman" w:hAnsi="Times New Roman"/>
        </w:rPr>
        <w:t>And therein lies the weakness of this philosophising. We all die</w:t>
      </w:r>
      <w:del w:id="520" w:author="Gunnar" w:date="2015-06-29T17:54:00Z">
        <w:r w:rsidDel="007A0A77">
          <w:rPr>
            <w:rFonts w:ascii="Times New Roman" w:hAnsi="Times New Roman"/>
          </w:rPr>
          <w:delText>,</w:delText>
        </w:r>
      </w:del>
      <w:r>
        <w:rPr>
          <w:rFonts w:ascii="Times New Roman" w:hAnsi="Times New Roman"/>
        </w:rPr>
        <w:t xml:space="preserve"> and I have found no way to </w:t>
      </w:r>
      <w:ins w:id="521" w:author="Gunnar" w:date="2015-06-29T17:54:00Z">
        <w:r>
          <w:rPr>
            <w:rFonts w:ascii="Times New Roman" w:hAnsi="Times New Roman"/>
          </w:rPr>
          <w:t xml:space="preserve">sincerely </w:t>
        </w:r>
      </w:ins>
      <w:r>
        <w:rPr>
          <w:rFonts w:ascii="Times New Roman" w:hAnsi="Times New Roman"/>
        </w:rPr>
        <w:t>engage with death</w:t>
      </w:r>
      <w:del w:id="522" w:author="Gunnar" w:date="2015-06-29T17:54:00Z">
        <w:r w:rsidDel="007A0A77">
          <w:rPr>
            <w:rFonts w:ascii="Times New Roman" w:hAnsi="Times New Roman"/>
          </w:rPr>
          <w:delText xml:space="preserve"> sincerely</w:delText>
        </w:r>
      </w:del>
      <w:r>
        <w:rPr>
          <w:rFonts w:ascii="Times New Roman" w:hAnsi="Times New Roman"/>
        </w:rPr>
        <w:t xml:space="preserve">. I have heard people say that death is what gives life </w:t>
      </w:r>
      <w:del w:id="523" w:author="Gunnar" w:date="2015-06-29T17:55:00Z">
        <w:r w:rsidDel="007A0A77">
          <w:rPr>
            <w:rFonts w:ascii="Times New Roman" w:hAnsi="Times New Roman"/>
          </w:rPr>
          <w:delText xml:space="preserve">its </w:delText>
        </w:r>
      </w:del>
      <w:r>
        <w:rPr>
          <w:rFonts w:ascii="Times New Roman" w:hAnsi="Times New Roman"/>
        </w:rPr>
        <w:t xml:space="preserve">meaning, but I find this perspective impossible to reconciliate with sincerity and meaningness, </w:t>
      </w:r>
      <w:ins w:id="524" w:author="Gunnar" w:date="2015-06-29T17:55:00Z">
        <w:r>
          <w:rPr>
            <w:rFonts w:ascii="Times New Roman" w:hAnsi="Times New Roman"/>
          </w:rPr>
          <w:t xml:space="preserve">rather </w:t>
        </w:r>
      </w:ins>
      <w:r>
        <w:rPr>
          <w:rFonts w:ascii="Times New Roman" w:hAnsi="Times New Roman"/>
        </w:rPr>
        <w:t xml:space="preserve">it seems </w:t>
      </w:r>
      <w:del w:id="525" w:author="Gunnar" w:date="2015-06-29T17:55:00Z">
        <w:r w:rsidDel="00171720">
          <w:rPr>
            <w:rFonts w:ascii="Times New Roman" w:hAnsi="Times New Roman"/>
          </w:rPr>
          <w:delText xml:space="preserve">more </w:delText>
        </w:r>
      </w:del>
      <w:r>
        <w:rPr>
          <w:rFonts w:ascii="Times New Roman" w:hAnsi="Times New Roman"/>
        </w:rPr>
        <w:t>to provide an object for our distractions. The death of a human being cannot be meaningful. On</w:t>
      </w:r>
      <w:ins w:id="526" w:author="Gunnar" w:date="2015-06-29T17:56:00Z">
        <w:r>
          <w:rPr>
            <w:rFonts w:ascii="Times New Roman" w:hAnsi="Times New Roman"/>
          </w:rPr>
          <w:t xml:space="preserve"> the other hand, no one</w:t>
        </w:r>
      </w:ins>
      <w:del w:id="527" w:author="Gunnar" w:date="2015-06-29T17:56:00Z">
        <w:r w:rsidDel="00171720">
          <w:rPr>
            <w:rFonts w:ascii="Times New Roman" w:hAnsi="Times New Roman"/>
          </w:rPr>
          <w:delText>e can on the other hand not</w:delText>
        </w:r>
      </w:del>
      <w:ins w:id="528" w:author="Gunnar" w:date="2015-06-29T17:56:00Z">
        <w:r>
          <w:rPr>
            <w:rFonts w:ascii="Times New Roman" w:hAnsi="Times New Roman"/>
          </w:rPr>
          <w:t xml:space="preserve"> can</w:t>
        </w:r>
      </w:ins>
      <w:r>
        <w:rPr>
          <w:rFonts w:ascii="Times New Roman" w:hAnsi="Times New Roman"/>
        </w:rPr>
        <w:t xml:space="preserve"> experience</w:t>
      </w:r>
      <w:del w:id="529" w:author="Gunnar" w:date="2015-06-29T17:56:00Z">
        <w:r w:rsidDel="00171720">
          <w:rPr>
            <w:rFonts w:ascii="Times New Roman" w:hAnsi="Times New Roman"/>
          </w:rPr>
          <w:delText>d</w:delText>
        </w:r>
      </w:del>
      <w:r>
        <w:rPr>
          <w:rFonts w:ascii="Times New Roman" w:hAnsi="Times New Roman"/>
        </w:rPr>
        <w:t xml:space="preserve"> one's death. All we can do is remain sincere till the end. For someone's personal project or meaningness, death is but a </w:t>
      </w:r>
      <w:del w:id="530" w:author="Gunnar" w:date="2015-06-29T17:56:00Z">
        <w:r w:rsidDel="00171720">
          <w:rPr>
            <w:rFonts w:ascii="Times New Roman" w:hAnsi="Times New Roman"/>
          </w:rPr>
          <w:delText xml:space="preserve"> </w:delText>
        </w:r>
      </w:del>
    </w:p>
    <w:p w:rsidR="009E23DD" w:rsidRDefault="009E23DD"/>
    <w:p w:rsidR="009E23DD" w:rsidRDefault="009E23DD">
      <w:pPr>
        <w:rPr>
          <w:rFonts w:ascii="Times New Roman" w:hAnsi="Times New Roman"/>
          <w:b/>
          <w:bCs/>
        </w:rPr>
      </w:pPr>
      <w:r>
        <w:rPr>
          <w:rFonts w:ascii="Times New Roman" w:hAnsi="Times New Roman"/>
          <w:b/>
          <w:bCs/>
        </w:rPr>
        <w:t>Truncation</w:t>
      </w:r>
    </w:p>
    <w:p w:rsidR="009E23DD" w:rsidRDefault="009E23DD">
      <w:pPr>
        <w:rPr>
          <w:rFonts w:ascii="Times New Roman" w:hAnsi="Times New Roman"/>
          <w:i/>
          <w:iCs/>
        </w:rPr>
      </w:pPr>
      <w:r>
        <w:rPr>
          <w:rFonts w:ascii="Times New Roman" w:hAnsi="Times New Roman"/>
          <w:i/>
          <w:iCs/>
        </w:rPr>
        <w:t xml:space="preserve">I was told that death is a part of living, </w:t>
      </w:r>
    </w:p>
    <w:p w:rsidR="009E23DD" w:rsidRDefault="009E23DD">
      <w:pPr>
        <w:rPr>
          <w:rFonts w:ascii="Times New Roman" w:hAnsi="Times New Roman"/>
          <w:i/>
          <w:iCs/>
        </w:rPr>
      </w:pPr>
      <w:r>
        <w:rPr>
          <w:rFonts w:ascii="Times New Roman" w:hAnsi="Times New Roman"/>
          <w:i/>
          <w:iCs/>
        </w:rPr>
        <w:t xml:space="preserve">something with which people of all times deal. </w:t>
      </w:r>
    </w:p>
    <w:p w:rsidR="009E23DD" w:rsidRDefault="009E23DD">
      <w:pPr>
        <w:rPr>
          <w:rFonts w:ascii="Times New Roman" w:hAnsi="Times New Roman"/>
          <w:i/>
          <w:iCs/>
        </w:rPr>
      </w:pPr>
      <w:r>
        <w:rPr>
          <w:rFonts w:ascii="Times New Roman" w:hAnsi="Times New Roman"/>
          <w:i/>
          <w:iCs/>
        </w:rPr>
        <w:t xml:space="preserve">That it is a </w:t>
      </w:r>
      <w:del w:id="531" w:author="Gunnar" w:date="2015-06-29T17:58:00Z">
        <w:r w:rsidDel="00171720">
          <w:rPr>
            <w:rFonts w:ascii="Times New Roman" w:hAnsi="Times New Roman"/>
            <w:i/>
            <w:iCs/>
          </w:rPr>
          <w:delText>ridiculus</w:delText>
        </w:r>
      </w:del>
      <w:ins w:id="532" w:author="Gunnar" w:date="2015-06-29T17:58:00Z">
        <w:r>
          <w:rPr>
            <w:rFonts w:ascii="Times New Roman" w:hAnsi="Times New Roman"/>
            <w:i/>
            <w:iCs/>
          </w:rPr>
          <w:t>ridiculous</w:t>
        </w:r>
      </w:ins>
      <w:r>
        <w:rPr>
          <w:rFonts w:ascii="Times New Roman" w:hAnsi="Times New Roman"/>
          <w:i/>
          <w:iCs/>
        </w:rPr>
        <w:t xml:space="preserve"> modern misgiving, </w:t>
      </w:r>
    </w:p>
    <w:p w:rsidR="009E23DD" w:rsidRDefault="009E23DD">
      <w:pPr>
        <w:rPr>
          <w:rFonts w:ascii="Times New Roman" w:hAnsi="Times New Roman"/>
          <w:i/>
          <w:iCs/>
        </w:rPr>
      </w:pPr>
      <w:r>
        <w:rPr>
          <w:rFonts w:ascii="Times New Roman" w:hAnsi="Times New Roman"/>
          <w:i/>
          <w:iCs/>
        </w:rPr>
        <w:t xml:space="preserve">this end of life-anxiety which we feel. </w:t>
      </w:r>
    </w:p>
    <w:p w:rsidR="009E23DD" w:rsidRDefault="009E23DD">
      <w:pPr>
        <w:rPr>
          <w:rFonts w:ascii="Times New Roman" w:hAnsi="Times New Roman"/>
        </w:rPr>
      </w:pPr>
    </w:p>
    <w:p w:rsidR="009E23DD" w:rsidRDefault="009E23DD">
      <w:pPr>
        <w:rPr>
          <w:rFonts w:ascii="Times New Roman" w:hAnsi="Times New Roman"/>
          <w:i/>
          <w:iCs/>
        </w:rPr>
      </w:pPr>
      <w:r>
        <w:rPr>
          <w:rFonts w:ascii="Times New Roman" w:hAnsi="Times New Roman"/>
          <w:i/>
          <w:iCs/>
        </w:rPr>
        <w:t xml:space="preserve">"Old people just have to handle it's vicinity, </w:t>
      </w:r>
    </w:p>
    <w:p w:rsidR="009E23DD" w:rsidRDefault="009E23DD">
      <w:pPr>
        <w:rPr>
          <w:rFonts w:ascii="Times New Roman" w:hAnsi="Times New Roman"/>
          <w:i/>
          <w:iCs/>
        </w:rPr>
      </w:pPr>
      <w:r>
        <w:rPr>
          <w:rFonts w:ascii="Times New Roman" w:hAnsi="Times New Roman"/>
          <w:i/>
          <w:iCs/>
        </w:rPr>
        <w:t>believe in afterlife, incarnation, void, or divinity."</w:t>
      </w:r>
    </w:p>
    <w:p w:rsidR="009E23DD" w:rsidRDefault="009E23DD">
      <w:pPr>
        <w:rPr>
          <w:rFonts w:ascii="Times New Roman" w:hAnsi="Times New Roman"/>
          <w:i/>
          <w:iCs/>
        </w:rPr>
      </w:pPr>
    </w:p>
    <w:p w:rsidR="009E23DD" w:rsidRDefault="009E23DD">
      <w:pPr>
        <w:rPr>
          <w:rFonts w:ascii="Times New Roman" w:hAnsi="Times New Roman"/>
          <w:i/>
          <w:iCs/>
        </w:rPr>
      </w:pPr>
      <w:r>
        <w:rPr>
          <w:rFonts w:ascii="Times New Roman" w:hAnsi="Times New Roman"/>
          <w:i/>
          <w:iCs/>
        </w:rPr>
        <w:t>And I believed what I was told, and I sneered at those who were anxious</w:t>
      </w:r>
    </w:p>
    <w:p w:rsidR="009E23DD" w:rsidRDefault="009E23DD">
      <w:pPr>
        <w:rPr>
          <w:rFonts w:ascii="Times New Roman" w:hAnsi="Times New Roman"/>
          <w:i/>
          <w:iCs/>
        </w:rPr>
      </w:pPr>
      <w:r>
        <w:rPr>
          <w:rFonts w:ascii="Times New Roman" w:hAnsi="Times New Roman"/>
          <w:i/>
          <w:iCs/>
        </w:rPr>
        <w:t>(also at myself)</w:t>
      </w:r>
    </w:p>
    <w:p w:rsidR="009E23DD" w:rsidRDefault="009E23DD">
      <w:pPr>
        <w:rPr>
          <w:rFonts w:ascii="Times New Roman" w:hAnsi="Times New Roman"/>
          <w:i/>
          <w:iCs/>
        </w:rPr>
      </w:pPr>
    </w:p>
    <w:p w:rsidR="009E23DD" w:rsidRDefault="009E23DD">
      <w:pPr>
        <w:rPr>
          <w:rFonts w:ascii="Times New Roman" w:hAnsi="Times New Roman"/>
          <w:i/>
          <w:iCs/>
        </w:rPr>
      </w:pPr>
      <w:r>
        <w:rPr>
          <w:rFonts w:ascii="Times New Roman" w:hAnsi="Times New Roman"/>
          <w:i/>
          <w:iCs/>
        </w:rPr>
        <w:t xml:space="preserve">And then I thought that: life--it is a project! And then I thought that: each person is infinite! </w:t>
      </w:r>
    </w:p>
    <w:p w:rsidR="009E23DD" w:rsidRDefault="009E23DD">
      <w:pPr>
        <w:rPr>
          <w:rFonts w:ascii="Times New Roman" w:hAnsi="Times New Roman"/>
          <w:i/>
          <w:iCs/>
        </w:rPr>
      </w:pPr>
      <w:r>
        <w:rPr>
          <w:rFonts w:ascii="Times New Roman" w:hAnsi="Times New Roman"/>
          <w:i/>
          <w:iCs/>
        </w:rPr>
        <w:t>Each year that we live brings us closer to ourselves, each year that we live brings us closer to Each</w:t>
      </w:r>
      <w:ins w:id="533" w:author="Gunnar" w:date="2015-06-29T17:58:00Z">
        <w:r>
          <w:rPr>
            <w:rFonts w:ascii="Times New Roman" w:hAnsi="Times New Roman"/>
            <w:i/>
            <w:iCs/>
          </w:rPr>
          <w:t>-</w:t>
        </w:r>
      </w:ins>
      <w:r>
        <w:rPr>
          <w:rFonts w:ascii="Times New Roman" w:hAnsi="Times New Roman"/>
          <w:i/>
          <w:iCs/>
        </w:rPr>
        <w:t>other.</w:t>
      </w:r>
    </w:p>
    <w:p w:rsidR="009E23DD" w:rsidRDefault="009E23DD">
      <w:pPr>
        <w:rPr>
          <w:rFonts w:ascii="Times New Roman" w:hAnsi="Times New Roman"/>
          <w:i/>
          <w:iCs/>
        </w:rPr>
      </w:pPr>
    </w:p>
    <w:p w:rsidR="009E23DD" w:rsidRDefault="009E23DD">
      <w:pPr>
        <w:rPr>
          <w:rFonts w:ascii="Times New Roman" w:hAnsi="Times New Roman"/>
          <w:i/>
          <w:iCs/>
        </w:rPr>
      </w:pPr>
      <w:r>
        <w:rPr>
          <w:rFonts w:ascii="Times New Roman" w:hAnsi="Times New Roman"/>
          <w:i/>
          <w:iCs/>
        </w:rPr>
        <w:t>An afterlife then would be a continuation</w:t>
      </w:r>
    </w:p>
    <w:p w:rsidR="009E23DD" w:rsidRDefault="009E23DD">
      <w:pPr>
        <w:rPr>
          <w:rFonts w:ascii="Times New Roman" w:hAnsi="Times New Roman"/>
          <w:i/>
          <w:iCs/>
        </w:rPr>
      </w:pPr>
      <w:r>
        <w:rPr>
          <w:rFonts w:ascii="Times New Roman" w:hAnsi="Times New Roman"/>
          <w:i/>
          <w:iCs/>
        </w:rPr>
        <w:t xml:space="preserve">me as an eternal project just begun. </w:t>
      </w:r>
    </w:p>
    <w:p w:rsidR="009E23DD" w:rsidRDefault="009E23DD">
      <w:pPr>
        <w:rPr>
          <w:rFonts w:ascii="Times New Roman" w:hAnsi="Times New Roman"/>
          <w:i/>
          <w:iCs/>
        </w:rPr>
      </w:pPr>
      <w:r>
        <w:rPr>
          <w:rFonts w:ascii="Times New Roman" w:hAnsi="Times New Roman"/>
          <w:i/>
          <w:iCs/>
        </w:rPr>
        <w:t xml:space="preserve">Never becoming, always in transformation </w:t>
      </w:r>
    </w:p>
    <w:p w:rsidR="009E23DD" w:rsidRDefault="009E23DD">
      <w:pPr>
        <w:rPr>
          <w:rFonts w:ascii="Times New Roman" w:hAnsi="Times New Roman"/>
          <w:i/>
          <w:iCs/>
        </w:rPr>
      </w:pPr>
      <w:r>
        <w:rPr>
          <w:rFonts w:ascii="Times New Roman" w:hAnsi="Times New Roman"/>
          <w:i/>
          <w:iCs/>
        </w:rPr>
        <w:t>-</w:t>
      </w:r>
    </w:p>
    <w:p w:rsidR="009E23DD" w:rsidRDefault="009E23DD">
      <w:pPr>
        <w:rPr>
          <w:rFonts w:ascii="Times New Roman" w:hAnsi="Times New Roman"/>
          <w:i/>
          <w:iCs/>
        </w:rPr>
      </w:pPr>
    </w:p>
    <w:p w:rsidR="009E23DD" w:rsidRDefault="009E23DD">
      <w:pPr>
        <w:rPr>
          <w:rFonts w:ascii="Times New Roman" w:hAnsi="Times New Roman"/>
          <w:i/>
          <w:iCs/>
        </w:rPr>
      </w:pPr>
      <w:r>
        <w:rPr>
          <w:rFonts w:ascii="Times New Roman" w:hAnsi="Times New Roman"/>
          <w:i/>
          <w:iCs/>
        </w:rPr>
        <w:t>Then why bother dying?</w:t>
      </w:r>
    </w:p>
    <w:p w:rsidR="009E23DD" w:rsidRDefault="009E23DD"/>
    <w:p w:rsidR="009E23DD" w:rsidRDefault="009E23DD">
      <w:pPr>
        <w:rPr>
          <w:rFonts w:ascii="Times New Roman" w:hAnsi="Times New Roman"/>
          <w:i/>
          <w:iCs/>
        </w:rPr>
      </w:pPr>
      <w:r>
        <w:rPr>
          <w:rFonts w:ascii="Times New Roman" w:hAnsi="Times New Roman"/>
          <w:i/>
          <w:iCs/>
        </w:rPr>
        <w:t>...</w:t>
      </w:r>
    </w:p>
    <w:p w:rsidR="009E23DD" w:rsidRDefault="009E23DD">
      <w:pPr>
        <w:rPr>
          <w:rFonts w:ascii="Times New Roman" w:hAnsi="Times New Roman"/>
          <w:i/>
          <w:iCs/>
        </w:rPr>
      </w:pPr>
    </w:p>
    <w:p w:rsidR="009E23DD" w:rsidRDefault="009E23DD">
      <w:pPr>
        <w:rPr>
          <w:rFonts w:ascii="Times New Roman" w:hAnsi="Times New Roman"/>
          <w:i/>
          <w:iCs/>
        </w:rPr>
      </w:pPr>
      <w:r>
        <w:rPr>
          <w:rFonts w:ascii="Times New Roman" w:hAnsi="Times New Roman"/>
          <w:i/>
          <w:iCs/>
        </w:rPr>
        <w:t xml:space="preserve">Now I see death as a provocation. </w:t>
      </w:r>
    </w:p>
    <w:p w:rsidR="009E23DD" w:rsidRDefault="009E23DD">
      <w:pPr>
        <w:rPr>
          <w:rFonts w:ascii="Times New Roman" w:hAnsi="Times New Roman"/>
          <w:i/>
          <w:iCs/>
        </w:rPr>
      </w:pPr>
      <w:r>
        <w:rPr>
          <w:rFonts w:ascii="Times New Roman" w:hAnsi="Times New Roman"/>
          <w:i/>
          <w:iCs/>
        </w:rPr>
        <w:t xml:space="preserve">Please, help me with my reconciliation! </w:t>
      </w:r>
    </w:p>
    <w:p w:rsidR="009E23DD" w:rsidRDefault="009E23DD">
      <w:pPr>
        <w:rPr>
          <w:rFonts w:ascii="Times New Roman" w:hAnsi="Times New Roman"/>
          <w:i/>
          <w:iCs/>
        </w:rPr>
      </w:pPr>
      <w:r>
        <w:rPr>
          <w:rFonts w:ascii="Times New Roman" w:hAnsi="Times New Roman"/>
          <w:i/>
          <w:iCs/>
        </w:rPr>
        <w:t xml:space="preserve">For without afterlife or incarnation, </w:t>
      </w:r>
    </w:p>
    <w:p w:rsidR="009E23DD" w:rsidRDefault="009E23DD">
      <w:pPr>
        <w:rPr>
          <w:rFonts w:ascii="Times New Roman" w:hAnsi="Times New Roman"/>
          <w:i/>
          <w:iCs/>
        </w:rPr>
      </w:pPr>
      <w:r>
        <w:rPr>
          <w:rFonts w:ascii="Times New Roman" w:hAnsi="Times New Roman"/>
          <w:i/>
          <w:iCs/>
        </w:rPr>
        <w:t xml:space="preserve">of our never-finished transformation, </w:t>
      </w:r>
    </w:p>
    <w:p w:rsidR="009E23DD" w:rsidRDefault="009E23DD">
      <w:pPr>
        <w:rPr>
          <w:rFonts w:ascii="Times New Roman" w:hAnsi="Times New Roman"/>
          <w:i/>
          <w:iCs/>
        </w:rPr>
      </w:pPr>
      <w:r>
        <w:rPr>
          <w:rFonts w:ascii="Times New Roman" w:hAnsi="Times New Roman"/>
          <w:i/>
          <w:iCs/>
        </w:rPr>
        <w:t>death is nothing but truncation.</w:t>
      </w:r>
    </w:p>
    <w:p w:rsidR="009E23DD" w:rsidRDefault="009E23DD">
      <w:pPr>
        <w:rPr>
          <w:rFonts w:ascii="Times New Roman" w:hAnsi="Times New Roman"/>
          <w:i/>
          <w:iCs/>
        </w:rPr>
      </w:pPr>
    </w:p>
    <w:p w:rsidR="009E23DD" w:rsidRDefault="009E23DD">
      <w:r w:rsidRPr="0045783E">
        <w:rPr>
          <w:noProof/>
          <w:lang w:val="sv-SE" w:eastAsia="sv-SE" w:bidi="ar-SA"/>
        </w:rPr>
        <w:pict>
          <v:shape id="_x0000_i1033" type="#_x0000_t75" style="width:67.5pt;height:96.75pt;visibility:visible">
            <v:imagedata r:id="rId15" o:title=""/>
          </v:shape>
        </w:pict>
      </w:r>
    </w:p>
    <w:sectPr w:rsidR="009E23DD" w:rsidSect="0096425E">
      <w:pgSz w:w="12240" w:h="15840"/>
      <w:pgMar w:top="1134" w:right="1136" w:bottom="1134" w:left="1134" w:header="0" w:footer="0" w:gutter="0"/>
      <w:cols w:space="720"/>
      <w:formProt w:val="0"/>
      <w:docGrid w:linePitch="312"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23DD" w:rsidRDefault="009E23DD" w:rsidP="0096425E">
      <w:r>
        <w:separator/>
      </w:r>
    </w:p>
  </w:endnote>
  <w:endnote w:type="continuationSeparator" w:id="0">
    <w:p w:rsidR="009E23DD" w:rsidRDefault="009E23DD" w:rsidP="009642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roid Sans Fallback">
    <w:panose1 w:val="00000000000000000000"/>
    <w:charset w:val="00"/>
    <w:family w:val="roman"/>
    <w:notTrueType/>
    <w:pitch w:val="default"/>
    <w:sig w:usb0="00000003" w:usb1="00000000" w:usb2="00000000" w:usb3="00000000" w:csb0="00000001" w:csb1="00000000"/>
  </w:font>
  <w:font w:name="FreeSans">
    <w:panose1 w:val="00000000000000000000"/>
    <w:charset w:val="00"/>
    <w:family w:val="roman"/>
    <w:notTrueType/>
    <w:pitch w:val="default"/>
    <w:sig w:usb0="00000003" w:usb1="00000000" w:usb2="00000000" w:usb3="00000000" w:csb0="00000001" w:csb1="00000000"/>
  </w:font>
  <w:font w:name="Liberation Sans">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angal">
    <w:panose1 w:val="02040503050203030202"/>
    <w:charset w:val="01"/>
    <w:family w:val="roman"/>
    <w:notTrueType/>
    <w:pitch w:val="variable"/>
    <w:sig w:usb0="00002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ヒラギノ角ゴ Pro W3">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23DD" w:rsidRDefault="009E23DD">
      <w:r>
        <w:separator/>
      </w:r>
    </w:p>
  </w:footnote>
  <w:footnote w:type="continuationSeparator" w:id="0">
    <w:p w:rsidR="009E23DD" w:rsidRDefault="009E23DD">
      <w:r>
        <w:continuationSeparator/>
      </w:r>
    </w:p>
  </w:footnote>
  <w:footnote w:id="1">
    <w:p w:rsidR="009E23DD" w:rsidRDefault="009E23DD">
      <w:pPr>
        <w:pStyle w:val="Footnote"/>
      </w:pPr>
      <w:r>
        <w:footnoteRef/>
      </w:r>
      <w:r>
        <w:tab/>
        <w:t>A culture is defined in Episode 9</w:t>
      </w:r>
    </w:p>
  </w:footnote>
  <w:footnote w:id="2">
    <w:p w:rsidR="009E23DD" w:rsidRDefault="009E23DD">
      <w:pPr>
        <w:pStyle w:val="Footnote"/>
      </w:pPr>
      <w:r>
        <w:footnoteRef/>
      </w:r>
      <w:r>
        <w:tab/>
        <w:t>Discussed in Epsiode 1, dismissed in Episode 3.</w:t>
      </w:r>
    </w:p>
  </w:footnote>
  <w:footnote w:id="3">
    <w:p w:rsidR="009E23DD" w:rsidRDefault="009E23DD">
      <w:pPr>
        <w:pStyle w:val="Footnote"/>
      </w:pPr>
      <w:r>
        <w:footnoteRef/>
      </w:r>
      <w:r>
        <w:tab/>
        <w:t>Discussed in Episodes 2, 4, 8</w:t>
      </w:r>
      <w:del w:id="36" w:author="Gunnar" w:date="2015-06-29T16:37:00Z">
        <w:r w:rsidDel="00964632">
          <w:delText>,</w:delText>
        </w:r>
      </w:del>
      <w:r>
        <w:t xml:space="preserve"> and  9. How stuff is categorised and prejudiced was the focus of Episode 2</w:t>
      </w:r>
      <w:ins w:id="37" w:author="Gunnar" w:date="2015-06-29T16:37:00Z">
        <w:r>
          <w:t xml:space="preserve"> </w:t>
        </w:r>
      </w:ins>
      <w:del w:id="38" w:author="Gunnar" w:date="2015-06-29T16:37:00Z">
        <w:r w:rsidDel="00964632">
          <w:delText xml:space="preserve">, </w:delText>
        </w:r>
      </w:del>
      <w:r>
        <w:t>and how our understanding is an emotion was discussed generally in Episode 4, and more specifically in Episode 8, and how we use these emotions to categorise people and ourselves was described in Episode 9.</w:t>
      </w:r>
    </w:p>
  </w:footnote>
  <w:footnote w:id="4">
    <w:p w:rsidR="009E23DD" w:rsidRDefault="009E23DD">
      <w:pPr>
        <w:pStyle w:val="Footnote"/>
      </w:pPr>
      <w:r>
        <w:footnoteRef/>
      </w:r>
      <w:r>
        <w:tab/>
        <w:t>Postmodern is a bit of a misnomer to me. Since every modern generation grows up under tangibly different cultural conditions, each generation's modernity is brand new and unique. Also, the word post-modern means very different things in different contexts (</w:t>
      </w:r>
      <w:r>
        <w:rPr>
          <w:i/>
          <w:iCs/>
        </w:rPr>
        <w:t>e.g.</w:t>
      </w:r>
      <w:r>
        <w:t xml:space="preserve"> in literature or painted art, Modern and Postmodern signifies genres). </w:t>
      </w:r>
    </w:p>
  </w:footnote>
  <w:footnote w:id="5">
    <w:p w:rsidR="009E23DD" w:rsidRDefault="009E23DD">
      <w:pPr>
        <w:pStyle w:val="Footnote"/>
      </w:pPr>
      <w:r>
        <w:footnoteRef/>
      </w:r>
      <w:r>
        <w:tab/>
        <w:t>First introduced in Episode 3, and also discussed in Epsiodes 5, 6, and 7 (all indirectly).</w:t>
      </w:r>
    </w:p>
  </w:footnote>
  <w:footnote w:id="6">
    <w:p w:rsidR="009E23DD" w:rsidRDefault="009E23DD">
      <w:pPr>
        <w:pStyle w:val="Footnote"/>
      </w:pPr>
      <w:r>
        <w:footnoteRef/>
      </w:r>
      <w:r>
        <w:tab/>
        <w:t xml:space="preserve">This is very similar to the last dialogue in the movie Ida (2013), where the protagonist tries to figure out a reason for living a modern life with husband and children. When she can't find a </w:t>
      </w:r>
      <w:del w:id="70" w:author="Gunnar" w:date="2015-06-29T16:49:00Z">
        <w:r w:rsidDel="00E47B7A">
          <w:delText>convinsing</w:delText>
        </w:r>
      </w:del>
      <w:ins w:id="71" w:author="Gunnar" w:date="2015-06-29T16:49:00Z">
        <w:r>
          <w:t>convincing</w:t>
        </w:r>
      </w:ins>
      <w:r>
        <w:t xml:space="preserve"> </w:t>
      </w:r>
      <w:del w:id="72" w:author="Gunnar" w:date="2015-06-29T16:49:00Z">
        <w:r w:rsidDel="00E47B7A">
          <w:delText>anwer</w:delText>
        </w:r>
      </w:del>
      <w:ins w:id="73" w:author="Gunnar" w:date="2015-06-29T16:49:00Z">
        <w:r>
          <w:t>answer</w:t>
        </w:r>
      </w:ins>
      <w:r>
        <w:t xml:space="preserve"> to the last question "and then what" she abandons her suitor and </w:t>
      </w:r>
      <w:ins w:id="74" w:author="Gunnar" w:date="2015-06-29T16:49:00Z">
        <w:r>
          <w:t xml:space="preserve">instead </w:t>
        </w:r>
      </w:ins>
      <w:r>
        <w:t>becomes a nun</w:t>
      </w:r>
      <w:del w:id="75" w:author="Gunnar" w:date="2015-06-29T16:50:00Z">
        <w:r w:rsidDel="00E47B7A">
          <w:delText xml:space="preserve"> instead</w:delText>
        </w:r>
      </w:del>
      <w:r>
        <w:t>. She,</w:t>
      </w:r>
      <w:del w:id="76" w:author="Gunnar" w:date="2015-06-29T16:50:00Z">
        <w:r w:rsidDel="00E47B7A">
          <w:delText xml:space="preserve"> </w:delText>
        </w:r>
      </w:del>
      <w:r>
        <w:t>and the movie,</w:t>
      </w:r>
      <w:del w:id="77" w:author="Gunnar" w:date="2015-06-29T16:50:00Z">
        <w:r w:rsidDel="00E47B7A">
          <w:delText xml:space="preserve"> </w:delText>
        </w:r>
      </w:del>
      <w:r>
        <w:t>are thus both failing to address the question of meaningness.</w:t>
      </w:r>
    </w:p>
  </w:footnote>
  <w:footnote w:id="7">
    <w:p w:rsidR="009E23DD" w:rsidRDefault="009E23DD">
      <w:pPr>
        <w:pStyle w:val="Footnote"/>
      </w:pPr>
      <w:r>
        <w:footnoteRef/>
      </w:r>
      <w:r>
        <w:tab/>
        <w:t xml:space="preserve">Press conference, </w:t>
      </w:r>
      <w:smartTag w:uri="urn:schemas-microsoft-com:office:smarttags" w:element="place">
        <w:smartTag w:uri="urn:schemas-microsoft-com:office:smarttags" w:element="City">
          <w:r>
            <w:t>Cannes</w:t>
          </w:r>
        </w:smartTag>
        <w:r>
          <w:t xml:space="preserve">, </w:t>
        </w:r>
        <w:smartTag w:uri="urn:schemas-microsoft-com:office:smarttags" w:element="country-region">
          <w:r>
            <w:t>France</w:t>
          </w:r>
        </w:smartTag>
      </w:smartTag>
      <w:r>
        <w:t>, 2015</w:t>
      </w:r>
    </w:p>
  </w:footnote>
  <w:footnote w:id="8">
    <w:p w:rsidR="009E23DD" w:rsidRDefault="009E23DD">
      <w:pPr>
        <w:pStyle w:val="Footnote"/>
      </w:pPr>
      <w:r>
        <w:footnoteRef/>
      </w:r>
      <w:r>
        <w:tab/>
        <w:t xml:space="preserve">To all practical </w:t>
      </w:r>
      <w:ins w:id="101" w:author="Gunnar" w:date="2015-06-29T16:54:00Z">
        <w:r>
          <w:t xml:space="preserve">intents and </w:t>
        </w:r>
      </w:ins>
      <w:r>
        <w:t xml:space="preserve">purposes. It is infinite in the same sense that the number of possible novels is infinite: while not strictly true, it is true to all practical </w:t>
      </w:r>
      <w:ins w:id="102" w:author="Gunnar" w:date="2015-06-29T16:54:00Z">
        <w:r>
          <w:t xml:space="preserve">intents and </w:t>
        </w:r>
      </w:ins>
      <w:r>
        <w:t xml:space="preserve">purposes, since the result (a one followed by about two million zeros or so)  far outnumber for example the number of atoms in the Universe (a one followed by only 80 zeros or so). The number of </w:t>
      </w:r>
      <w:del w:id="103" w:author="Gunnar" w:date="2015-06-29T16:54:00Z">
        <w:r w:rsidDel="00E47B7A">
          <w:delText>possibilites</w:delText>
        </w:r>
      </w:del>
      <w:ins w:id="104" w:author="Gunnar" w:date="2015-06-29T16:54:00Z">
        <w:r>
          <w:t>possibilities</w:t>
        </w:r>
      </w:ins>
      <w:r>
        <w:t xml:space="preserve"> for personhood probably outnumber the </w:t>
      </w:r>
      <w:del w:id="105" w:author="Gunnar" w:date="2015-06-29T16:54:00Z">
        <w:r w:rsidDel="00E47B7A">
          <w:delText>possibilites</w:delText>
        </w:r>
      </w:del>
      <w:ins w:id="106" w:author="Gunnar" w:date="2015-06-29T16:54:00Z">
        <w:r>
          <w:t>possibilities</w:t>
        </w:r>
      </w:ins>
      <w:r>
        <w:t xml:space="preserve"> for novels.</w:t>
      </w:r>
    </w:p>
  </w:footnote>
  <w:footnote w:id="9">
    <w:p w:rsidR="009E23DD" w:rsidRDefault="009E23DD">
      <w:pPr>
        <w:pStyle w:val="Footnote"/>
      </w:pPr>
      <w:r>
        <w:footnoteRef/>
      </w:r>
      <w:r>
        <w:tab/>
        <w:t>See Episode 7.</w:t>
      </w:r>
    </w:p>
  </w:footnote>
  <w:footnote w:id="10">
    <w:p w:rsidR="009E23DD" w:rsidRDefault="009E23DD">
      <w:pPr>
        <w:pStyle w:val="Footnote"/>
      </w:pPr>
      <w:r>
        <w:footnoteRef/>
      </w:r>
      <w:r>
        <w:tab/>
        <w:t>I am using the word conscious in a slightly unusual way. There is an important difference between being aware and being conscious. Those who discuss the nature of consciousness, tend to actually treat awareness. This confusion comes f</w:t>
      </w:r>
      <w:ins w:id="108" w:author="Gunnar" w:date="2015-06-29T16:54:00Z">
        <w:r>
          <w:t>r</w:t>
        </w:r>
      </w:ins>
      <w:r>
        <w:t>o</w:t>
      </w:r>
      <w:del w:id="109" w:author="Gunnar" w:date="2015-06-29T16:54:00Z">
        <w:r w:rsidDel="00200B7C">
          <w:delText>r</w:delText>
        </w:r>
      </w:del>
      <w:r>
        <w:t>m the fact that the opposite of being aware is to be unconscious. Being aware of pain is not the same as being conscious. Consciousness implies something profoundly different</w:t>
      </w:r>
      <w:del w:id="110" w:author="Gunnar" w:date="2015-06-29T16:55:00Z">
        <w:r w:rsidDel="00200B7C">
          <w:delText>,</w:delText>
        </w:r>
      </w:del>
      <w:r>
        <w:t xml:space="preserve"> and I dare say it is a uniquely human potential. All humans, as well as many other creatures have an awareness of their </w:t>
      </w:r>
      <w:del w:id="111" w:author="Gunnar" w:date="2015-06-29T16:55:00Z">
        <w:r w:rsidDel="00200B7C">
          <w:delText>surroudings</w:delText>
        </w:r>
      </w:del>
      <w:ins w:id="112" w:author="Gunnar" w:date="2015-06-29T16:55:00Z">
        <w:r>
          <w:t>surroundings</w:t>
        </w:r>
      </w:ins>
      <w:r>
        <w:t xml:space="preserve"> and environment, and even self. Consciousness is to gl</w:t>
      </w:r>
      <w:ins w:id="113" w:author="Gunnar" w:date="2015-06-29T16:55:00Z">
        <w:r>
          <w:t>impse</w:t>
        </w:r>
      </w:ins>
      <w:del w:id="114" w:author="Gunnar" w:date="2015-06-29T16:55:00Z">
        <w:r w:rsidDel="00200B7C">
          <w:delText>eam</w:delText>
        </w:r>
      </w:del>
      <w:r>
        <w:t xml:space="preserve"> something beyond our nature and nurture. Only persons are conscious. Most of us are not conscious most of the time. Meaningness is a path towards consciousness. </w:t>
      </w:r>
    </w:p>
  </w:footnote>
  <w:footnote w:id="11">
    <w:p w:rsidR="009E23DD" w:rsidRDefault="009E23DD">
      <w:pPr>
        <w:pStyle w:val="Footnote"/>
      </w:pPr>
      <w:r>
        <w:footnoteRef/>
      </w:r>
      <w:r>
        <w:tab/>
        <w:t>Of course one may order human development in many ways, the purpose of any taxonomy is to be useful, not true. No taxonomy is true. The distinction between True and False dichotomies is itself the latter.</w:t>
      </w:r>
    </w:p>
  </w:footnote>
  <w:footnote w:id="12">
    <w:p w:rsidR="009E23DD" w:rsidRDefault="009E23DD">
      <w:pPr>
        <w:pStyle w:val="Footnote"/>
      </w:pPr>
      <w:r>
        <w:footnoteRef/>
      </w:r>
      <w:r>
        <w:tab/>
        <w:t>Social and physical pain manifest equally in our mind (see Episode 8).</w:t>
      </w:r>
    </w:p>
  </w:footnote>
  <w:footnote w:id="13">
    <w:p w:rsidR="009E23DD" w:rsidRDefault="009E23DD">
      <w:pPr>
        <w:pStyle w:val="Footnote"/>
      </w:pPr>
      <w:r>
        <w:footnoteRef/>
      </w:r>
      <w:r>
        <w:tab/>
        <w:t>The opposite of</w:t>
      </w:r>
      <w:del w:id="145" w:author="Gunnar" w:date="2015-06-29T16:57:00Z">
        <w:r w:rsidDel="00200B7C">
          <w:delText xml:space="preserve"> </w:delText>
        </w:r>
      </w:del>
      <w:r>
        <w:t xml:space="preserve"> </w:t>
      </w:r>
      <w:r>
        <w:rPr>
          <w:i/>
          <w:iCs/>
        </w:rPr>
        <w:t>natural</w:t>
      </w:r>
      <w:r>
        <w:t xml:space="preserve"> is not </w:t>
      </w:r>
      <w:del w:id="146" w:author="Gunnar" w:date="2015-06-29T16:57:00Z">
        <w:r w:rsidDel="00200B7C">
          <w:delText>unnatuural</w:delText>
        </w:r>
      </w:del>
      <w:ins w:id="147" w:author="Gunnar" w:date="2015-06-29T16:57:00Z">
        <w:r>
          <w:t>unnatural</w:t>
        </w:r>
      </w:ins>
      <w:r>
        <w:t xml:space="preserve"> but either </w:t>
      </w:r>
      <w:r>
        <w:rPr>
          <w:i/>
          <w:iCs/>
        </w:rPr>
        <w:t>supernatural</w:t>
      </w:r>
      <w:r>
        <w:t xml:space="preserve"> or </w:t>
      </w:r>
      <w:r>
        <w:rPr>
          <w:i/>
          <w:iCs/>
        </w:rPr>
        <w:t xml:space="preserve">artificial. </w:t>
      </w:r>
      <w:r>
        <w:t xml:space="preserve">Neither </w:t>
      </w:r>
      <w:del w:id="148" w:author="Gunnar" w:date="2015-06-29T16:57:00Z">
        <w:r w:rsidDel="00200B7C">
          <w:delText>seem</w:delText>
        </w:r>
      </w:del>
      <w:ins w:id="149" w:author="Gunnar" w:date="2015-06-29T16:57:00Z">
        <w:r>
          <w:t>seems</w:t>
        </w:r>
      </w:ins>
      <w:r>
        <w:t xml:space="preserve"> to make sense when applied on human traits.</w:t>
      </w:r>
    </w:p>
  </w:footnote>
  <w:footnote w:id="14">
    <w:p w:rsidR="009E23DD" w:rsidRDefault="009E23DD">
      <w:pPr>
        <w:pStyle w:val="Footnote"/>
      </w:pPr>
      <w:r>
        <w:footnoteRef/>
      </w:r>
      <w:r>
        <w:tab/>
        <w:t xml:space="preserve">Poem: </w:t>
      </w:r>
      <w:r>
        <w:rPr>
          <w:i/>
          <w:iCs/>
        </w:rPr>
        <w:t>Wenn Herr K. einen Menchen liebte</w:t>
      </w:r>
      <w:r>
        <w:t xml:space="preserve"> </w:t>
      </w:r>
      <w:r>
        <w:rPr>
          <w:i/>
          <w:iCs/>
        </w:rPr>
        <w:t xml:space="preserve"> (When Mr K. loved a Human). </w:t>
      </w:r>
    </w:p>
  </w:footnote>
  <w:footnote w:id="15">
    <w:p w:rsidR="009E23DD" w:rsidRDefault="009E23DD">
      <w:pPr>
        <w:pStyle w:val="Footnote"/>
      </w:pPr>
      <w:r>
        <w:rPr>
          <w:i/>
          <w:iCs/>
        </w:rPr>
        <w:footnoteRef/>
      </w:r>
      <w:r>
        <w:rPr>
          <w:i/>
          <w:iCs/>
        </w:rPr>
        <w:tab/>
        <w:t xml:space="preserve">Wilhelm Meister's Apprenticeship,  </w:t>
      </w:r>
      <w:r>
        <w:t>1795</w:t>
      </w:r>
    </w:p>
  </w:footnote>
  <w:footnote w:id="16">
    <w:p w:rsidR="009E23DD" w:rsidRDefault="009E23DD">
      <w:pPr>
        <w:pStyle w:val="Footnote"/>
      </w:pPr>
      <w:r>
        <w:footnoteRef/>
      </w:r>
      <w:r>
        <w:tab/>
        <w:t xml:space="preserve">See for example the how-to blog </w:t>
      </w:r>
      <w:r>
        <w:rPr>
          <w:i/>
          <w:iCs/>
        </w:rPr>
        <w:t xml:space="preserve">How to be a Stoic: </w:t>
      </w:r>
      <w:r>
        <w:t>https://howtobeastoic.wordpress.com/</w:t>
      </w:r>
    </w:p>
  </w:footnote>
  <w:footnote w:id="17">
    <w:p w:rsidR="009E23DD" w:rsidRDefault="009E23DD">
      <w:pPr>
        <w:pStyle w:val="Footnote"/>
      </w:pPr>
      <w:r>
        <w:rPr>
          <w:b/>
          <w:bCs/>
        </w:rPr>
        <w:footnoteRef/>
      </w:r>
      <w:r>
        <w:rPr>
          <w:b/>
          <w:bCs/>
        </w:rPr>
        <w:tab/>
      </w:r>
      <w:ins w:id="279" w:author="Gunnar" w:date="2015-06-29T17:14:00Z">
        <w:r>
          <w:rPr>
            <w:b/>
            <w:bCs/>
          </w:rPr>
          <w:t>As regards</w:t>
        </w:r>
      </w:ins>
      <w:del w:id="280" w:author="Gunnar" w:date="2015-06-29T17:13:00Z">
        <w:r w:rsidDel="00274801">
          <w:rPr>
            <w:b/>
            <w:bCs/>
          </w:rPr>
          <w:delText>Concering</w:delText>
        </w:r>
      </w:del>
      <w:r>
        <w:rPr>
          <w:b/>
          <w:bCs/>
        </w:rPr>
        <w:t xml:space="preserve"> the nature of art and entertainment</w:t>
      </w:r>
      <w:ins w:id="281" w:author="Gunnar" w:date="2015-06-29T17:14:00Z">
        <w:r>
          <w:rPr>
            <w:b/>
            <w:bCs/>
          </w:rPr>
          <w:t>;</w:t>
        </w:r>
      </w:ins>
      <w:del w:id="282" w:author="Gunnar" w:date="2015-06-29T17:14:00Z">
        <w:r w:rsidDel="00274801">
          <w:rPr>
            <w:b/>
            <w:bCs/>
          </w:rPr>
          <w:delText>,</w:delText>
        </w:r>
      </w:del>
      <w:r>
        <w:t xml:space="preserve"> videos of cats on social media vs. long reads of world</w:t>
      </w:r>
      <w:ins w:id="283" w:author="Gunnar" w:date="2015-06-29T17:14:00Z">
        <w:r>
          <w:noBreakHyphen/>
        </w:r>
      </w:ins>
      <w:del w:id="284" w:author="Gunnar" w:date="2015-06-29T17:14:00Z">
        <w:r w:rsidDel="00274801">
          <w:delText xml:space="preserve"> </w:delText>
        </w:r>
      </w:del>
      <w:r>
        <w:t xml:space="preserve">expanding content of literal quality. An understanding of the need </w:t>
      </w:r>
      <w:ins w:id="285" w:author="Gunnar" w:date="2015-06-29T17:14:00Z">
        <w:r>
          <w:t>to</w:t>
        </w:r>
      </w:ins>
      <w:del w:id="286" w:author="Gunnar" w:date="2015-06-29T17:14:00Z">
        <w:r w:rsidDel="00603A9E">
          <w:delText>of</w:delText>
        </w:r>
      </w:del>
      <w:r>
        <w:t xml:space="preserve"> rest is often missed in this debate. What one engages with sincerely is quite individual. We all have different frozen seas within which can be broken with different axes (to paraphrase Franz Kafka), while we tend to be appealed by similar entertainment and escapism, which is more dependent on the dominant culture or sub-cultures in our society in which we identify and were formed. A block</w:t>
      </w:r>
      <w:ins w:id="287" w:author="Gunnar" w:date="2015-06-29T17:13:00Z">
        <w:r>
          <w:noBreakHyphen/>
        </w:r>
      </w:ins>
      <w:del w:id="288" w:author="Gunnar" w:date="2015-06-29T17:13:00Z">
        <w:r w:rsidDel="00274801">
          <w:delText xml:space="preserve"> </w:delText>
        </w:r>
      </w:del>
      <w:r>
        <w:t xml:space="preserve">buster movie is designed to have a mass appeal, while an art-movie is designed to deeply move its viewers, and all people are not deeply moved by the same thing. This is why capitalism will never be able to create true art, since art is inherently not profitable (in general). </w:t>
      </w:r>
      <w:del w:id="289" w:author="Gunnar" w:date="2015-06-29T17:15:00Z">
        <w:r w:rsidDel="00603A9E">
          <w:delText xml:space="preserve"> </w:delText>
        </w:r>
      </w:del>
      <w:r>
        <w:t>Escapism is like sleep, and sleep is after all the most common human activity. And like sleep, we should not spend all our time doing it.</w:t>
      </w:r>
    </w:p>
  </w:footnote>
  <w:footnote w:id="18">
    <w:p w:rsidR="009E23DD" w:rsidRDefault="009E23DD">
      <w:pPr>
        <w:pStyle w:val="Footnote"/>
      </w:pPr>
      <w:r>
        <w:rPr>
          <w:i/>
          <w:iCs/>
        </w:rPr>
        <w:footnoteRef/>
      </w:r>
      <w:r>
        <w:rPr>
          <w:i/>
          <w:iCs/>
        </w:rPr>
        <w:tab/>
        <w:t>On the Abolition of All Political Parties</w:t>
      </w:r>
      <w:r>
        <w:t xml:space="preserve"> 1943</w:t>
      </w:r>
    </w:p>
  </w:footnote>
  <w:footnote w:id="19">
    <w:p w:rsidR="009E23DD" w:rsidRDefault="009E23DD">
      <w:pPr>
        <w:pStyle w:val="Footnote"/>
      </w:pPr>
      <w:r>
        <w:footnoteRef/>
      </w:r>
      <w:r>
        <w:tab/>
        <w:t xml:space="preserve">A political goal can be to </w:t>
      </w:r>
      <w:del w:id="304" w:author="Gunnar" w:date="2015-06-29T17:20:00Z">
        <w:r w:rsidDel="00451B3C">
          <w:delText>erradicate</w:delText>
        </w:r>
      </w:del>
      <w:ins w:id="305" w:author="Gunnar" w:date="2015-06-29T17:20:00Z">
        <w:r>
          <w:t>eradicate</w:t>
        </w:r>
      </w:ins>
      <w:r>
        <w:t xml:space="preserve"> crime. At first glance this seems as a noble goal. This is a utopian project and as such a totalitarian project. This manifests in the manner by which the goal is reached. One way to do it would be to imprison </w:t>
      </w:r>
      <w:r>
        <w:rPr>
          <w:i/>
          <w:iCs/>
        </w:rPr>
        <w:t>everyone</w:t>
      </w:r>
      <w:r>
        <w:t xml:space="preserve">. An even more efficient method to reach the goal would be to declare a crime-free zone and </w:t>
      </w:r>
      <w:del w:id="306" w:author="Gunnar" w:date="2015-06-29T17:20:00Z">
        <w:r w:rsidDel="00451B3C">
          <w:delText>erradicate</w:delText>
        </w:r>
      </w:del>
      <w:ins w:id="307" w:author="Gunnar" w:date="2015-06-29T17:20:00Z">
        <w:r>
          <w:t>eradicate</w:t>
        </w:r>
      </w:ins>
      <w:r>
        <w:t xml:space="preserve"> any population therein. Or one can change the law </w:t>
      </w:r>
      <w:ins w:id="308" w:author="Gunnar" w:date="2015-06-29T17:20:00Z">
        <w:r>
          <w:t>so</w:t>
        </w:r>
      </w:ins>
      <w:del w:id="309" w:author="Gunnar" w:date="2015-06-29T17:20:00Z">
        <w:r w:rsidDel="00451B3C">
          <w:delText>such</w:delText>
        </w:r>
      </w:del>
      <w:r>
        <w:t xml:space="preserve"> that no-one can commit the crimes left in there. Another goal could be that everyone should get a passing grade </w:t>
      </w:r>
      <w:ins w:id="310" w:author="Gunnar" w:date="2015-06-29T17:20:00Z">
        <w:r>
          <w:t>when leaving</w:t>
        </w:r>
      </w:ins>
      <w:del w:id="311" w:author="Gunnar" w:date="2015-06-29T17:21:00Z">
        <w:r w:rsidDel="00451B3C">
          <w:delText>out of</w:delText>
        </w:r>
      </w:del>
      <w:r>
        <w:t xml:space="preserve"> school. This can be achieved by lowering the passing standards, or</w:t>
      </w:r>
      <w:ins w:id="312" w:author="Gunnar" w:date="2015-06-29T17:21:00Z">
        <w:r>
          <w:t xml:space="preserve"> by</w:t>
        </w:r>
      </w:ins>
      <w:r>
        <w:t xml:space="preserve"> mak</w:t>
      </w:r>
      <w:ins w:id="313" w:author="Gunnar" w:date="2015-06-29T17:21:00Z">
        <w:r>
          <w:t>ing</w:t>
        </w:r>
      </w:ins>
      <w:del w:id="314" w:author="Gunnar" w:date="2015-06-29T17:21:00Z">
        <w:r w:rsidDel="00451B3C">
          <w:delText>e</w:delText>
        </w:r>
      </w:del>
      <w:r>
        <w:t xml:space="preserve"> sure everyone learns what will be on the test. These totalitarian methods can be contrasted by sincere ones, where the law</w:t>
      </w:r>
      <w:ins w:id="315" w:author="Gunnar" w:date="2015-06-29T17:21:00Z">
        <w:r>
          <w:noBreakHyphen/>
        </w:r>
      </w:ins>
      <w:del w:id="316" w:author="Gunnar" w:date="2015-06-29T17:21:00Z">
        <w:r w:rsidDel="00451B3C">
          <w:delText xml:space="preserve"> </w:delText>
        </w:r>
      </w:del>
      <w:r>
        <w:t xml:space="preserve">makers and enforcers sincerely engage with a community. If through that effort the crime rate lowers it was not as a goal but as a consequence of the sincere engagement. </w:t>
      </w:r>
      <w:ins w:id="317" w:author="Gunnar" w:date="2015-06-29T17:22:00Z">
        <w:r>
          <w:t>By sincerely engaging</w:t>
        </w:r>
      </w:ins>
      <w:del w:id="318" w:author="Gunnar" w:date="2015-06-29T17:22:00Z">
        <w:r w:rsidDel="00451B3C">
          <w:delText>With a sincere engagement</w:delText>
        </w:r>
      </w:del>
      <w:r>
        <w:t xml:space="preserve"> with school children, their learning and education, the grades may come as a consequence, or they may not (depending on the school system), but either way they will learn more and be richer as human beings. This method will probably not eradicate crime, nor will it </w:t>
      </w:r>
      <w:ins w:id="319" w:author="Gunnar" w:date="2015-06-29T17:22:00Z">
        <w:r>
          <w:t xml:space="preserve">make every pupil </w:t>
        </w:r>
      </w:ins>
      <w:r>
        <w:t xml:space="preserve">pass every </w:t>
      </w:r>
      <w:ins w:id="320" w:author="Gunnar" w:date="2015-06-29T17:22:00Z">
        <w:r>
          <w:t xml:space="preserve">grade at </w:t>
        </w:r>
      </w:ins>
      <w:r>
        <w:t>school</w:t>
      </w:r>
      <w:del w:id="321" w:author="Gunnar" w:date="2015-06-29T17:23:00Z">
        <w:r w:rsidDel="00451B3C">
          <w:delText xml:space="preserve"> child</w:delText>
        </w:r>
      </w:del>
      <w:r>
        <w:t xml:space="preserve">, </w:t>
      </w:r>
      <w:ins w:id="322" w:author="Gunnar" w:date="2015-06-29T17:23:00Z">
        <w:r>
          <w:t>but it</w:t>
        </w:r>
      </w:ins>
      <w:del w:id="323" w:author="Gunnar" w:date="2015-06-29T17:23:00Z">
        <w:r w:rsidDel="00451B3C">
          <w:delText>which</w:delText>
        </w:r>
      </w:del>
      <w:r>
        <w:t xml:space="preserve"> is no longer a problem.</w:t>
      </w:r>
      <w:r>
        <w:rPr>
          <w:rStyle w:val="FootnoteAnchor"/>
          <w:rFonts w:ascii="Times New Roman" w:hAnsi="Times New Roman"/>
        </w:rPr>
        <w:br/>
      </w:r>
    </w:p>
  </w:footnote>
  <w:footnote w:id="20">
    <w:p w:rsidR="009E23DD" w:rsidRDefault="009E23DD">
      <w:pPr>
        <w:pStyle w:val="Footnote"/>
      </w:pPr>
      <w:r>
        <w:footnoteRef/>
      </w:r>
      <w:r>
        <w:tab/>
        <w:t xml:space="preserve">Described in the book </w:t>
      </w:r>
      <w:r>
        <w:rPr>
          <w:i/>
          <w:iCs/>
        </w:rPr>
        <w:t>Exit, Voice, and Loyalty</w:t>
      </w:r>
      <w:r>
        <w:t>. Malcolm Gladwell writes about it in the New Yorker here: http://www.newyorker.com/magazine/2013/06/24/the-gift-of-doubt</w:t>
      </w:r>
    </w:p>
  </w:footnote>
  <w:footnote w:id="21">
    <w:p w:rsidR="009E23DD" w:rsidRDefault="009E23DD">
      <w:pPr>
        <w:pStyle w:val="Footnote"/>
      </w:pPr>
      <w:r>
        <w:footnoteRef/>
      </w:r>
      <w:r>
        <w:tab/>
        <w:t>One cynical approach is political media strategy. For example, a politician may be tempted to cynically strategise and allow her</w:t>
      </w:r>
      <w:del w:id="399" w:author="Gunnar" w:date="2015-06-29T17:32:00Z">
        <w:r w:rsidDel="007F6834">
          <w:delText>self</w:delText>
        </w:r>
      </w:del>
      <w:r>
        <w:t xml:space="preserve"> to be insincere in order to meet the perceived demands of the audience and media. This strategising is then in the hope of being able to sincerely engage with the issues at hand in the future. This strategy tends to be self-perpetuating, the future sincerity never manifests</w:t>
      </w:r>
      <w:del w:id="400" w:author="Gunnar" w:date="2015-06-29T17:33:00Z">
        <w:r w:rsidDel="007F6834">
          <w:delText>,</w:delText>
        </w:r>
      </w:del>
      <w:r>
        <w:t xml:space="preserve"> and she becomes caught in a corrupting system of insecure strategising and insincerity. Also, the expectations that strategising is the only modus operandi proliferates into the entire social echo-system of politicians, reporters, pundits, audience, and voters, such that a politician gets judged not by her sincere engagement with society and politics, but by her ability to strategise. At which point the entire system has become corrupt. </w:t>
      </w:r>
      <w:r>
        <w:br/>
        <w:t>Instead, a politician may be sincere. Even if she is indeed punished by the system, ridiculed and ousted, she is succe</w:t>
      </w:r>
      <w:ins w:id="401" w:author="Gunnar" w:date="2015-06-29T17:33:00Z">
        <w:r>
          <w:t>s</w:t>
        </w:r>
      </w:ins>
      <w:r>
        <w:t>sful in her sincere engagement, and if she is loyal and stays, people may come to expect sincerity from her, and possibly from others too.</w:t>
      </w:r>
    </w:p>
  </w:footnote>
  <w:footnote w:id="22">
    <w:p w:rsidR="009E23DD" w:rsidRDefault="009E23DD">
      <w:pPr>
        <w:pStyle w:val="Footnote"/>
      </w:pPr>
      <w:r>
        <w:rPr>
          <w:rFonts w:ascii="Times New Roman" w:hAnsi="Times New Roman"/>
        </w:rPr>
        <w:footnoteRef/>
      </w:r>
      <w:r>
        <w:rPr>
          <w:rFonts w:ascii="Times New Roman" w:hAnsi="Times New Roman"/>
        </w:rPr>
        <w:tab/>
        <w:t>Of course, there are many insincere ways to be and activist as well, there are many attention-seeking, insecurity grooming ego boosting activists in the world. But that is completely beside</w:t>
      </w:r>
      <w:del w:id="402" w:author="Gunnar" w:date="2015-06-29T17:33:00Z">
        <w:r w:rsidDel="007F6834">
          <w:rPr>
            <w:rFonts w:ascii="Times New Roman" w:hAnsi="Times New Roman"/>
          </w:rPr>
          <w:delText>s</w:delText>
        </w:r>
      </w:del>
      <w:r>
        <w:rPr>
          <w:rFonts w:ascii="Times New Roman" w:hAnsi="Times New Roman"/>
        </w:rPr>
        <w:t xml:space="preserve"> the point.</w:t>
      </w:r>
    </w:p>
  </w:footnote>
  <w:footnote w:id="23">
    <w:p w:rsidR="009E23DD" w:rsidRDefault="009E23DD">
      <w:pPr>
        <w:pStyle w:val="Footnote"/>
      </w:pPr>
      <w:r>
        <w:footnoteRef/>
      </w:r>
      <w:r>
        <w:tab/>
        <w:t>Hierarchies create identities. Identities have one thing in common with politeness: they only serve a purpose amongst strangers. By giving them importance to yourself, by yourself, you treat yourself as a stranger. And by creating hierarchies in a group you turn Each</w:t>
      </w:r>
      <w:ins w:id="410" w:author="Gunnar" w:date="2015-06-29T17:33:00Z">
        <w:r>
          <w:t>-</w:t>
        </w:r>
      </w:ins>
      <w:r>
        <w:t xml:space="preserve">other into Others. </w:t>
      </w:r>
    </w:p>
  </w:footnote>
  <w:footnote w:id="24">
    <w:p w:rsidR="009E23DD" w:rsidRDefault="009E23DD">
      <w:pPr>
        <w:pStyle w:val="Footnote"/>
      </w:pPr>
      <w:r>
        <w:footnoteRef/>
      </w:r>
      <w:r>
        <w:tab/>
        <w:t xml:space="preserve">Many might even say that this is the definition of empathy, which then would render the whole concept completely useless. We cannot feel what others are feeling unless we have some experience to back it up, and to only be empathetic towards those with a similar experience as our's does not strike me as particularly virtuous. Merely trying to feel what others are feeling is just exhausting and does not accomplish much. (There is research to back this up, described </w:t>
      </w:r>
      <w:r w:rsidRPr="009E23DD">
        <w:rPr>
          <w:iCs/>
          <w:rPrChange w:id="412" w:author="Gunnar" w:date="2015-06-29T17:39:00Z">
            <w:rPr>
              <w:i/>
              <w:iCs/>
            </w:rPr>
          </w:rPrChange>
        </w:rPr>
        <w:t>e.g.</w:t>
      </w:r>
      <w:r>
        <w:t xml:space="preserve"> here: http://opinionator.blogs.nytimes.com/2015/06/06/imagining-the-lives-of-others/)</w:t>
      </w:r>
    </w:p>
  </w:footnote>
  <w:footnote w:id="25">
    <w:p w:rsidR="009E23DD" w:rsidRDefault="009E23DD">
      <w:pPr>
        <w:pStyle w:val="Footnote"/>
      </w:pPr>
      <w:r>
        <w:footnoteRef/>
      </w:r>
      <w:r>
        <w:tab/>
        <w:t xml:space="preserve">Inspired by Fredric Brown's </w:t>
      </w:r>
      <w:r>
        <w:rPr>
          <w:i/>
          <w:iCs/>
        </w:rPr>
        <w:t>Knock</w:t>
      </w:r>
      <w:r>
        <w:t>, allegedly the</w:t>
      </w:r>
      <w:del w:id="444" w:author="Gunnar" w:date="2015-06-29T17:39:00Z">
        <w:r w:rsidDel="004E184C">
          <w:delText xml:space="preserve"> the</w:delText>
        </w:r>
      </w:del>
      <w:r>
        <w:t xml:space="preserve"> world's shortest horror story: "The last man on Earth sat alone in a room. There was a knock on the door...". A dystopian version of this could be: "The last human alive sat alone in her room. She </w:t>
      </w:r>
      <w:del w:id="445" w:author="Gunnar" w:date="2015-06-29T17:39:00Z">
        <w:r w:rsidDel="004E184C">
          <w:delText xml:space="preserve">is </w:delText>
        </w:r>
      </w:del>
      <w:ins w:id="446" w:author="Gunnar" w:date="2015-06-29T17:39:00Z">
        <w:r>
          <w:t xml:space="preserve">was </w:t>
        </w:r>
      </w:ins>
      <w:r>
        <w:t xml:space="preserve">checking her twitter feed." </w:t>
      </w:r>
    </w:p>
  </w:footnote>
  <w:footnote w:id="26">
    <w:p w:rsidR="009E23DD" w:rsidRDefault="009E23DD">
      <w:pPr>
        <w:pStyle w:val="Footnote"/>
      </w:pPr>
      <w:r>
        <w:footnoteRef/>
      </w:r>
      <w:r>
        <w:tab/>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7">
    <w:p w:rsidR="009E23DD" w:rsidRDefault="009E23DD">
      <w:pPr>
        <w:pStyle w:val="Footnote"/>
      </w:pPr>
      <w:r>
        <w:rPr>
          <w:i/>
          <w:iCs/>
        </w:rPr>
        <w:footnoteRef/>
      </w:r>
      <w:r>
        <w:rPr>
          <w:i/>
          <w:iCs/>
        </w:rPr>
        <w:tab/>
        <w:t>The Myth of Sisyphus.</w:t>
      </w:r>
      <w:r>
        <w:t xml:space="preserve">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w:t>
      </w:r>
      <w:ins w:id="447" w:author="Gunnar" w:date="2015-06-29T17:42:00Z">
        <w:r>
          <w:t>p</w:t>
        </w:r>
      </w:ins>
      <w:r>
        <w:t>iness as distraction. Happiness is not meaningness.</w:t>
      </w:r>
    </w:p>
  </w:footnote>
  <w:footnote w:id="28">
    <w:p w:rsidR="009E23DD" w:rsidRDefault="009E23DD">
      <w:pPr>
        <w:pStyle w:val="Footnote"/>
      </w:pPr>
      <w:r>
        <w:footnoteRef/>
      </w:r>
    </w:p>
  </w:footnote>
  <w:footnote w:id="29">
    <w:p w:rsidR="009E23DD" w:rsidRDefault="009E23DD">
      <w:pPr>
        <w:pStyle w:val="Footnote"/>
      </w:pPr>
      <w:r>
        <w:footnoteRef/>
      </w:r>
      <w:r>
        <w:tab/>
        <w:t>This is the tragedy of ag</w:t>
      </w:r>
      <w:ins w:id="507" w:author="Gunnar" w:date="2015-06-29T17:58:00Z">
        <w:r>
          <w:t>e</w:t>
        </w:r>
      </w:ins>
      <w:r>
        <w:t>ism.</w:t>
      </w:r>
    </w:p>
  </w:footnote>
  <w:footnote w:id="30">
    <w:p w:rsidR="009E23DD" w:rsidRDefault="009E23DD">
      <w:pPr>
        <w:pStyle w:val="Footnote"/>
      </w:pPr>
      <w:r>
        <w:rPr>
          <w:i/>
          <w:iCs/>
        </w:rPr>
        <w:footnoteRef/>
      </w:r>
      <w:r>
        <w:rPr>
          <w:i/>
          <w:iCs/>
        </w:rPr>
        <w:tab/>
        <w:t>E.g.</w:t>
      </w:r>
      <w:r>
        <w:t xml:space="preserve"> in </w:t>
      </w:r>
      <w:r>
        <w:rPr>
          <w:i/>
          <w:iCs/>
        </w:rPr>
        <w:t>The Hitchhiker's Guide to the Galaxy</w:t>
      </w:r>
      <w: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t xml:space="preserve">, by Joss Whedon, a select few evolve the technology to download their personality into other people's bodies. They become so hedonistic that they hardly have time to find a new body before the old one gets a heart attack. And the immortal Doctor Who never stops running, and is only forced to stop when he starts caring for his companions. Another example: </w:t>
      </w:r>
      <w:r>
        <w:rPr>
          <w:i/>
          <w:iCs/>
        </w:rPr>
        <w:t>All Men Are Mortal</w:t>
      </w:r>
      <w:r>
        <w:t>, by Simone de Beauvoir.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34F40"/>
    <w:multiLevelType w:val="multilevel"/>
    <w:tmpl w:val="FFFFFFFF"/>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7C9B2066"/>
    <w:multiLevelType w:val="multilevel"/>
    <w:tmpl w:val="FFFFFFFF"/>
    <w:lvl w:ilvl="0">
      <w:start w:val="1"/>
      <w:numFmt w:val="none"/>
      <w:suff w:val="nothing"/>
      <w:lvlText w:val=""/>
      <w:lvlJc w:val="left"/>
      <w:pPr>
        <w:ind w:left="432" w:hanging="432"/>
      </w:pPr>
      <w:rPr>
        <w:rFonts w:cs="Times New Roman"/>
      </w:rPr>
    </w:lvl>
    <w:lvl w:ilvl="1">
      <w:start w:val="1"/>
      <w:numFmt w:val="none"/>
      <w:suff w:val="nothing"/>
      <w:lvlText w:val=""/>
      <w:lvlJc w:val="left"/>
      <w:pPr>
        <w:ind w:left="576" w:hanging="576"/>
      </w:pPr>
      <w:rPr>
        <w:rFonts w:cs="Times New Roman"/>
      </w:rPr>
    </w:lvl>
    <w:lvl w:ilvl="2">
      <w:start w:val="1"/>
      <w:numFmt w:val="none"/>
      <w:suff w:val="nothing"/>
      <w:lvlText w:val=""/>
      <w:lvlJc w:val="left"/>
      <w:pPr>
        <w:ind w:left="720" w:hanging="720"/>
      </w:pPr>
      <w:rPr>
        <w:rFonts w:cs="Times New Roman"/>
      </w:rPr>
    </w:lvl>
    <w:lvl w:ilvl="3">
      <w:start w:val="1"/>
      <w:numFmt w:val="none"/>
      <w:suff w:val="nothing"/>
      <w:lvlText w:val=""/>
      <w:lvlJc w:val="left"/>
      <w:pPr>
        <w:ind w:left="864" w:hanging="864"/>
      </w:pPr>
      <w:rPr>
        <w:rFonts w:cs="Times New Roman"/>
      </w:rPr>
    </w:lvl>
    <w:lvl w:ilvl="4">
      <w:start w:val="1"/>
      <w:numFmt w:val="none"/>
      <w:suff w:val="nothing"/>
      <w:lvlText w:val=""/>
      <w:lvlJc w:val="left"/>
      <w:pPr>
        <w:ind w:left="1008" w:hanging="1008"/>
      </w:pPr>
      <w:rPr>
        <w:rFonts w:cs="Times New Roman"/>
      </w:rPr>
    </w:lvl>
    <w:lvl w:ilvl="5">
      <w:start w:val="1"/>
      <w:numFmt w:val="none"/>
      <w:suff w:val="nothing"/>
      <w:lvlText w:val=""/>
      <w:lvlJc w:val="left"/>
      <w:pPr>
        <w:ind w:left="1152" w:hanging="1152"/>
      </w:pPr>
      <w:rPr>
        <w:rFonts w:cs="Times New Roman"/>
      </w:rPr>
    </w:lvl>
    <w:lvl w:ilvl="6">
      <w:start w:val="1"/>
      <w:numFmt w:val="none"/>
      <w:suff w:val="nothing"/>
      <w:lvlText w:val=""/>
      <w:lvlJc w:val="left"/>
      <w:pPr>
        <w:ind w:left="1296" w:hanging="1296"/>
      </w:pPr>
      <w:rPr>
        <w:rFonts w:cs="Times New Roman"/>
      </w:rPr>
    </w:lvl>
    <w:lvl w:ilvl="7">
      <w:start w:val="1"/>
      <w:numFmt w:val="none"/>
      <w:suff w:val="nothing"/>
      <w:lvlText w:val=""/>
      <w:lvlJc w:val="left"/>
      <w:pPr>
        <w:ind w:left="1440" w:hanging="1440"/>
      </w:pPr>
      <w:rPr>
        <w:rFonts w:cs="Times New Roman"/>
      </w:rPr>
    </w:lvl>
    <w:lvl w:ilvl="8">
      <w:start w:val="1"/>
      <w:numFmt w:val="none"/>
      <w:suff w:val="nothing"/>
      <w:lvlText w:val=""/>
      <w:lvlJc w:val="left"/>
      <w:pPr>
        <w:ind w:left="1584" w:hanging="1584"/>
      </w:pPr>
      <w:rPr>
        <w:rFonts w:cs="Times New Roman"/>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trackRevisions/>
  <w:defaultTabStop w:val="709"/>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6425E"/>
    <w:rsid w:val="000B5D52"/>
    <w:rsid w:val="00171720"/>
    <w:rsid w:val="00200B7C"/>
    <w:rsid w:val="00274801"/>
    <w:rsid w:val="00451B3C"/>
    <w:rsid w:val="0045783E"/>
    <w:rsid w:val="004E184C"/>
    <w:rsid w:val="005D5E35"/>
    <w:rsid w:val="00603A9E"/>
    <w:rsid w:val="007A0A77"/>
    <w:rsid w:val="007F6834"/>
    <w:rsid w:val="0096425E"/>
    <w:rsid w:val="00964632"/>
    <w:rsid w:val="009E23DD"/>
    <w:rsid w:val="00E47B7A"/>
  </w:rsids>
  <m:mathPr>
    <m:mathFont m:val="Cambria Math"/>
    <m:brkBin m:val="before"/>
    <m:brkBinSub m:val="--"/>
    <m:smallFrac m:val="off"/>
    <m:dispDef/>
    <m:lMargin m:val="0"/>
    <m:rMargin m:val="0"/>
    <m:defJc m:val="centerGroup"/>
    <m:wrapIndent m:val="1440"/>
    <m:intLim m:val="subSup"/>
    <m:naryLim m:val="undOvr"/>
  </m:mathPr>
  <w:uiCompat97To2003/>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2"/>
        <w:szCs w:val="22"/>
        <w:lang w:val="sv-SE" w:eastAsia="sv-S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25E"/>
    <w:pPr>
      <w:widowControl w:val="0"/>
      <w:suppressAutoHyphens/>
    </w:pPr>
    <w:rPr>
      <w:color w:val="00000A"/>
      <w:sz w:val="24"/>
      <w:szCs w:val="24"/>
      <w:lang w:val="en-US" w:eastAsia="zh-CN" w:bidi="hi-IN"/>
    </w:rPr>
  </w:style>
  <w:style w:type="paragraph" w:styleId="Heading1">
    <w:name w:val="heading 1"/>
    <w:basedOn w:val="Heading"/>
    <w:link w:val="Heading1Char"/>
    <w:uiPriority w:val="99"/>
    <w:qFormat/>
    <w:rsid w:val="0096425E"/>
    <w:pPr>
      <w:outlineLvl w:val="0"/>
    </w:pPr>
    <w:rPr>
      <w:b/>
      <w:bCs/>
      <w:sz w:val="36"/>
      <w:szCs w:val="36"/>
    </w:rPr>
  </w:style>
  <w:style w:type="paragraph" w:styleId="Heading2">
    <w:name w:val="heading 2"/>
    <w:basedOn w:val="Heading"/>
    <w:link w:val="Heading2Char"/>
    <w:uiPriority w:val="99"/>
    <w:qFormat/>
    <w:rsid w:val="0096425E"/>
    <w:pPr>
      <w:spacing w:before="200"/>
      <w:outlineLvl w:val="1"/>
    </w:pPr>
    <w:rPr>
      <w:b/>
      <w:bCs/>
      <w:sz w:val="32"/>
      <w:szCs w:val="32"/>
    </w:rPr>
  </w:style>
  <w:style w:type="paragraph" w:styleId="Heading3">
    <w:name w:val="heading 3"/>
    <w:basedOn w:val="Heading"/>
    <w:link w:val="Heading3Char"/>
    <w:uiPriority w:val="99"/>
    <w:qFormat/>
    <w:rsid w:val="0096425E"/>
    <w:pPr>
      <w:spacing w:before="140"/>
      <w:outlineLvl w:val="2"/>
    </w:pPr>
    <w:rPr>
      <w:b/>
      <w:bCs/>
      <w:color w:val="80808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995"/>
    <w:rPr>
      <w:rFonts w:asciiTheme="majorHAnsi" w:eastAsiaTheme="majorEastAsia" w:hAnsiTheme="majorHAnsi" w:cs="Mangal"/>
      <w:b/>
      <w:bCs/>
      <w:color w:val="00000A"/>
      <w:kern w:val="32"/>
      <w:sz w:val="32"/>
      <w:szCs w:val="29"/>
      <w:lang w:val="en-US" w:eastAsia="zh-CN" w:bidi="hi-IN"/>
    </w:rPr>
  </w:style>
  <w:style w:type="character" w:customStyle="1" w:styleId="Heading2Char">
    <w:name w:val="Heading 2 Char"/>
    <w:basedOn w:val="DefaultParagraphFont"/>
    <w:link w:val="Heading2"/>
    <w:uiPriority w:val="9"/>
    <w:semiHidden/>
    <w:rsid w:val="00462995"/>
    <w:rPr>
      <w:rFonts w:asciiTheme="majorHAnsi" w:eastAsiaTheme="majorEastAsia" w:hAnsiTheme="majorHAnsi" w:cs="Mangal"/>
      <w:b/>
      <w:bCs/>
      <w:i/>
      <w:iCs/>
      <w:color w:val="00000A"/>
      <w:sz w:val="28"/>
      <w:szCs w:val="25"/>
      <w:lang w:val="en-US" w:eastAsia="zh-CN" w:bidi="hi-IN"/>
    </w:rPr>
  </w:style>
  <w:style w:type="character" w:customStyle="1" w:styleId="Heading3Char">
    <w:name w:val="Heading 3 Char"/>
    <w:basedOn w:val="DefaultParagraphFont"/>
    <w:link w:val="Heading3"/>
    <w:uiPriority w:val="9"/>
    <w:semiHidden/>
    <w:rsid w:val="00462995"/>
    <w:rPr>
      <w:rFonts w:asciiTheme="majorHAnsi" w:eastAsiaTheme="majorEastAsia" w:hAnsiTheme="majorHAnsi" w:cs="Mangal"/>
      <w:b/>
      <w:bCs/>
      <w:color w:val="00000A"/>
      <w:sz w:val="26"/>
      <w:szCs w:val="23"/>
      <w:lang w:val="en-US" w:eastAsia="zh-CN" w:bidi="hi-IN"/>
    </w:rPr>
  </w:style>
  <w:style w:type="character" w:customStyle="1" w:styleId="FootnoteAnchor">
    <w:name w:val="Footnote Anchor"/>
    <w:uiPriority w:val="99"/>
    <w:rsid w:val="0096425E"/>
    <w:rPr>
      <w:vertAlign w:val="superscript"/>
    </w:rPr>
  </w:style>
  <w:style w:type="character" w:customStyle="1" w:styleId="EndnoteAnchor">
    <w:name w:val="Endnote Anchor"/>
    <w:uiPriority w:val="99"/>
    <w:rsid w:val="0096425E"/>
    <w:rPr>
      <w:vertAlign w:val="superscript"/>
    </w:rPr>
  </w:style>
  <w:style w:type="character" w:styleId="Emphasis">
    <w:name w:val="Emphasis"/>
    <w:basedOn w:val="DefaultParagraphFont"/>
    <w:uiPriority w:val="99"/>
    <w:qFormat/>
    <w:rsid w:val="0096425E"/>
    <w:rPr>
      <w:rFonts w:cs="Times New Roman"/>
      <w:i/>
    </w:rPr>
  </w:style>
  <w:style w:type="character" w:customStyle="1" w:styleId="FootnoteCharacters">
    <w:name w:val="Footnote Characters"/>
    <w:uiPriority w:val="99"/>
    <w:rsid w:val="0096425E"/>
  </w:style>
  <w:style w:type="character" w:customStyle="1" w:styleId="NumberingSymbols">
    <w:name w:val="Numbering Symbols"/>
    <w:uiPriority w:val="99"/>
    <w:rsid w:val="0096425E"/>
  </w:style>
  <w:style w:type="character" w:customStyle="1" w:styleId="EndnoteCharacters">
    <w:name w:val="Endnote Characters"/>
    <w:uiPriority w:val="99"/>
    <w:rsid w:val="0096425E"/>
  </w:style>
  <w:style w:type="paragraph" w:customStyle="1" w:styleId="Heading">
    <w:name w:val="Heading"/>
    <w:basedOn w:val="Normal"/>
    <w:next w:val="TextBody"/>
    <w:uiPriority w:val="99"/>
    <w:rsid w:val="0096425E"/>
    <w:pPr>
      <w:keepNext/>
      <w:spacing w:before="240" w:after="120"/>
    </w:pPr>
    <w:rPr>
      <w:rFonts w:ascii="Liberation Sans" w:hAnsi="Liberation Sans"/>
      <w:sz w:val="28"/>
      <w:szCs w:val="28"/>
    </w:rPr>
  </w:style>
  <w:style w:type="paragraph" w:customStyle="1" w:styleId="TextBody">
    <w:name w:val="Text Body"/>
    <w:basedOn w:val="Normal"/>
    <w:uiPriority w:val="99"/>
    <w:rsid w:val="0096425E"/>
    <w:pPr>
      <w:spacing w:after="140" w:line="288" w:lineRule="auto"/>
    </w:pPr>
  </w:style>
  <w:style w:type="paragraph" w:styleId="List">
    <w:name w:val="List"/>
    <w:basedOn w:val="TextBody"/>
    <w:uiPriority w:val="99"/>
    <w:rsid w:val="0096425E"/>
  </w:style>
  <w:style w:type="paragraph" w:styleId="Caption">
    <w:name w:val="caption"/>
    <w:basedOn w:val="Normal"/>
    <w:uiPriority w:val="99"/>
    <w:qFormat/>
    <w:rsid w:val="0096425E"/>
    <w:pPr>
      <w:suppressLineNumbers/>
      <w:spacing w:before="120" w:after="120"/>
    </w:pPr>
    <w:rPr>
      <w:i/>
      <w:iCs/>
    </w:rPr>
  </w:style>
  <w:style w:type="paragraph" w:customStyle="1" w:styleId="Index">
    <w:name w:val="Index"/>
    <w:basedOn w:val="Normal"/>
    <w:uiPriority w:val="99"/>
    <w:rsid w:val="0096425E"/>
    <w:pPr>
      <w:suppressLineNumbers/>
    </w:pPr>
  </w:style>
  <w:style w:type="paragraph" w:customStyle="1" w:styleId="Footnote">
    <w:name w:val="Footnote"/>
    <w:basedOn w:val="Normal"/>
    <w:uiPriority w:val="99"/>
    <w:rsid w:val="0096425E"/>
    <w:pPr>
      <w:suppressLineNumbers/>
      <w:ind w:left="339" w:hanging="339"/>
    </w:pPr>
    <w:rPr>
      <w:sz w:val="20"/>
      <w:szCs w:val="20"/>
    </w:rPr>
  </w:style>
  <w:style w:type="paragraph" w:customStyle="1" w:styleId="Body">
    <w:name w:val="Body"/>
    <w:uiPriority w:val="99"/>
    <w:rsid w:val="0096425E"/>
    <w:pPr>
      <w:widowControl w:val="0"/>
      <w:suppressAutoHyphens/>
    </w:pPr>
    <w:rPr>
      <w:rFonts w:ascii="Helvetica" w:eastAsia="ヒラギノ角ゴ Pro W3" w:hAnsi="Helvetica" w:cs="Helvetica"/>
      <w:color w:val="000000"/>
      <w:sz w:val="24"/>
      <w:szCs w:val="20"/>
      <w:shd w:val="clear" w:color="auto" w:fill="FFFFFF"/>
      <w:lang w:val="en-US" w:eastAsia="zh-CN" w:bidi="hi-IN"/>
    </w:rPr>
  </w:style>
  <w:style w:type="paragraph" w:customStyle="1" w:styleId="Quotations">
    <w:name w:val="Quotations"/>
    <w:basedOn w:val="Normal"/>
    <w:uiPriority w:val="99"/>
    <w:rsid w:val="0096425E"/>
    <w:pPr>
      <w:spacing w:after="283"/>
      <w:ind w:left="567" w:right="567"/>
    </w:pPr>
  </w:style>
  <w:style w:type="paragraph" w:styleId="Title">
    <w:name w:val="Title"/>
    <w:basedOn w:val="Heading"/>
    <w:link w:val="TitleChar"/>
    <w:uiPriority w:val="99"/>
    <w:qFormat/>
    <w:rsid w:val="0096425E"/>
    <w:pPr>
      <w:jc w:val="center"/>
    </w:pPr>
    <w:rPr>
      <w:b/>
      <w:bCs/>
      <w:sz w:val="56"/>
      <w:szCs w:val="56"/>
    </w:rPr>
  </w:style>
  <w:style w:type="character" w:customStyle="1" w:styleId="TitleChar">
    <w:name w:val="Title Char"/>
    <w:basedOn w:val="DefaultParagraphFont"/>
    <w:link w:val="Title"/>
    <w:uiPriority w:val="10"/>
    <w:rsid w:val="00462995"/>
    <w:rPr>
      <w:rFonts w:asciiTheme="majorHAnsi" w:eastAsiaTheme="majorEastAsia" w:hAnsiTheme="majorHAnsi" w:cs="Mangal"/>
      <w:b/>
      <w:bCs/>
      <w:color w:val="00000A"/>
      <w:kern w:val="28"/>
      <w:sz w:val="32"/>
      <w:szCs w:val="29"/>
      <w:lang w:val="en-US" w:eastAsia="zh-CN" w:bidi="hi-IN"/>
    </w:rPr>
  </w:style>
  <w:style w:type="paragraph" w:styleId="Subtitle">
    <w:name w:val="Subtitle"/>
    <w:basedOn w:val="Heading"/>
    <w:link w:val="SubtitleChar"/>
    <w:uiPriority w:val="99"/>
    <w:qFormat/>
    <w:rsid w:val="0096425E"/>
    <w:pPr>
      <w:spacing w:before="60"/>
      <w:jc w:val="center"/>
    </w:pPr>
    <w:rPr>
      <w:sz w:val="36"/>
      <w:szCs w:val="36"/>
    </w:rPr>
  </w:style>
  <w:style w:type="character" w:customStyle="1" w:styleId="SubtitleChar">
    <w:name w:val="Subtitle Char"/>
    <w:basedOn w:val="DefaultParagraphFont"/>
    <w:link w:val="Subtitle"/>
    <w:uiPriority w:val="11"/>
    <w:rsid w:val="00462995"/>
    <w:rPr>
      <w:rFonts w:asciiTheme="majorHAnsi" w:eastAsiaTheme="majorEastAsia" w:hAnsiTheme="majorHAnsi" w:cs="Mangal"/>
      <w:color w:val="00000A"/>
      <w:sz w:val="24"/>
      <w:szCs w:val="21"/>
      <w:lang w:val="en-US" w:eastAsia="zh-CN" w:bidi="hi-IN"/>
    </w:rPr>
  </w:style>
  <w:style w:type="paragraph" w:customStyle="1" w:styleId="Illustration">
    <w:name w:val="Illustration"/>
    <w:basedOn w:val="Caption"/>
    <w:uiPriority w:val="99"/>
    <w:rsid w:val="0096425E"/>
  </w:style>
  <w:style w:type="paragraph" w:styleId="BalloonText">
    <w:name w:val="Balloon Text"/>
    <w:basedOn w:val="Normal"/>
    <w:link w:val="BalloonTextChar"/>
    <w:uiPriority w:val="99"/>
    <w:semiHidden/>
    <w:rsid w:val="005D5E35"/>
    <w:rPr>
      <w:rFonts w:ascii="Tahoma" w:hAnsi="Tahoma" w:cs="Tahoma"/>
      <w:sz w:val="16"/>
      <w:szCs w:val="16"/>
    </w:rPr>
  </w:style>
  <w:style w:type="character" w:customStyle="1" w:styleId="BalloonTextChar">
    <w:name w:val="Balloon Text Char"/>
    <w:basedOn w:val="DefaultParagraphFont"/>
    <w:link w:val="BalloonText"/>
    <w:uiPriority w:val="99"/>
    <w:semiHidden/>
    <w:rsid w:val="00462995"/>
    <w:rPr>
      <w:rFonts w:ascii="Times New Roman" w:hAnsi="Times New Roman" w:cs="Mangal"/>
      <w:color w:val="00000A"/>
      <w:sz w:val="0"/>
      <w:szCs w:val="0"/>
      <w:lang w:val="en-US" w:eastAsia="zh-C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45</TotalTime>
  <Pages>15</Pages>
  <Words>5705</Words>
  <Characters>30241</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Meaningness of Life</dc:title>
  <dc:subject/>
  <dc:creator/>
  <cp:keywords/>
  <dc:description/>
  <cp:lastModifiedBy>Gunnar</cp:lastModifiedBy>
  <cp:revision>3</cp:revision>
  <dcterms:created xsi:type="dcterms:W3CDTF">2015-06-29T15:17:00Z</dcterms:created>
  <dcterms:modified xsi:type="dcterms:W3CDTF">2015-06-29T15:59:00Z</dcterms:modified>
</cp:coreProperties>
</file>