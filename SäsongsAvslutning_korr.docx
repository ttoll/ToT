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5B6" w:rsidRPr="006962CE" w:rsidRDefault="00D453BB">
      <w:pPr>
        <w:pStyle w:val="Rubrik"/>
        <w:jc w:val="left"/>
        <w:rPr>
          <w:rFonts w:ascii="Times New Roman" w:hAnsi="Times New Roman"/>
          <w:sz w:val="36"/>
          <w:szCs w:val="36"/>
          <w:lang w:val="sv-SE"/>
        </w:rPr>
      </w:pPr>
      <w:r w:rsidRPr="006962CE">
        <w:rPr>
          <w:rFonts w:ascii="Times New Roman" w:hAnsi="Times New Roman"/>
          <w:lang w:val="sv-SE"/>
        </w:rPr>
        <w:t>Livets Meningskap</w:t>
      </w:r>
      <w:r w:rsidRPr="006962CE">
        <w:rPr>
          <w:rFonts w:ascii="Times New Roman" w:hAnsi="Times New Roman"/>
          <w:lang w:val="sv-SE"/>
        </w:rPr>
        <w:br/>
      </w:r>
      <w:r w:rsidRPr="006962CE">
        <w:rPr>
          <w:rFonts w:ascii="Times New Roman" w:hAnsi="Times New Roman"/>
          <w:sz w:val="36"/>
          <w:szCs w:val="36"/>
          <w:lang w:val="sv-SE"/>
        </w:rPr>
        <w:t>Mot en uppriktig existensialism</w:t>
      </w:r>
    </w:p>
    <w:p w:rsidR="004225B6" w:rsidRPr="006962CE" w:rsidRDefault="00D453BB">
      <w:pPr>
        <w:pStyle w:val="TextBody"/>
        <w:rPr>
          <w:rFonts w:ascii="Times New Roman" w:hAnsi="Times New Roman"/>
          <w:i/>
          <w:iCs/>
          <w:lang w:val="sv-SE"/>
        </w:rPr>
      </w:pPr>
      <w:r w:rsidRPr="006962CE">
        <w:rPr>
          <w:rFonts w:ascii="Times New Roman" w:hAnsi="Times New Roman"/>
          <w:b/>
          <w:bCs/>
          <w:lang w:val="sv-SE"/>
        </w:rPr>
        <w:t xml:space="preserve">Immanuel Kant: </w:t>
      </w:r>
      <w:r w:rsidRPr="006962CE">
        <w:rPr>
          <w:rFonts w:ascii="Times New Roman" w:hAnsi="Times New Roman"/>
          <w:i/>
          <w:iCs/>
          <w:lang w:val="sv-SE"/>
        </w:rPr>
        <w:t>"Erkänn alltid att individer är mål i sig själva och använd de</w:t>
      </w:r>
      <w:del w:id="0" w:author="36193" w:date="2015-07-20T16:57:00Z">
        <w:r w:rsidR="006962CE" w:rsidDel="006962CE">
          <w:rPr>
            <w:rFonts w:ascii="Times New Roman" w:hAnsi="Times New Roman"/>
            <w:i/>
            <w:iCs/>
            <w:lang w:val="sv-SE"/>
          </w:rPr>
          <w:delText>m</w:delText>
        </w:r>
      </w:del>
      <w:ins w:id="1" w:author="36193" w:date="2015-07-20T16:57:00Z">
        <w:r w:rsidR="006962CE">
          <w:rPr>
            <w:rFonts w:ascii="Times New Roman" w:hAnsi="Times New Roman"/>
            <w:i/>
            <w:iCs/>
            <w:lang w:val="sv-SE"/>
          </w:rPr>
          <w:t>m</w:t>
        </w:r>
      </w:ins>
      <w:r w:rsidRPr="006962CE">
        <w:rPr>
          <w:rFonts w:ascii="Times New Roman" w:hAnsi="Times New Roman"/>
          <w:i/>
          <w:iCs/>
          <w:lang w:val="sv-SE"/>
        </w:rPr>
        <w:t xml:space="preserve"> inte som medel för dina mål."</w:t>
      </w:r>
    </w:p>
    <w:p w:rsidR="004225B6" w:rsidRPr="006962CE" w:rsidRDefault="00D453BB">
      <w:pPr>
        <w:pStyle w:val="TextBody"/>
        <w:rPr>
          <w:rFonts w:ascii="Times New Roman" w:hAnsi="Times New Roman"/>
          <w:lang w:val="sv-SE"/>
        </w:rPr>
      </w:pPr>
      <w:r w:rsidRPr="006962CE">
        <w:rPr>
          <w:rFonts w:ascii="Times New Roman" w:hAnsi="Times New Roman"/>
          <w:lang w:val="sv-SE"/>
        </w:rPr>
        <w:t>Den här säsongen har handlat om mening</w:t>
      </w:r>
      <w:del w:id="2" w:author="36193" w:date="2015-07-20T16:58:00Z">
        <w:r w:rsidRPr="006962CE" w:rsidDel="006962CE">
          <w:rPr>
            <w:rFonts w:ascii="Times New Roman" w:hAnsi="Times New Roman"/>
            <w:lang w:val="sv-SE"/>
          </w:rPr>
          <w:delText>,</w:delText>
        </w:r>
      </w:del>
      <w:r w:rsidRPr="006962CE">
        <w:rPr>
          <w:rFonts w:ascii="Times New Roman" w:hAnsi="Times New Roman"/>
          <w:lang w:val="sv-SE"/>
        </w:rPr>
        <w:t xml:space="preserve"> och den har handlat om formationer och transformationer och hur dessa hänger ihop. Och den har handlat om </w:t>
      </w:r>
      <w:r w:rsidRPr="006962CE">
        <w:rPr>
          <w:rFonts w:ascii="Times New Roman" w:hAnsi="Times New Roman"/>
          <w:i/>
          <w:iCs/>
          <w:lang w:val="sv-SE"/>
        </w:rPr>
        <w:t>meningskap</w:t>
      </w:r>
      <w:r w:rsidRPr="006962CE">
        <w:rPr>
          <w:rFonts w:ascii="Times New Roman" w:hAnsi="Times New Roman"/>
          <w:lang w:val="sv-SE"/>
        </w:rPr>
        <w:t xml:space="preserve">, som har diskuterats på många och omständliga vis utan att riktigt preciseras. Det är dags att </w:t>
      </w:r>
      <w:del w:id="3" w:author="36193" w:date="2015-07-20T16:58:00Z">
        <w:r w:rsidRPr="006962CE" w:rsidDel="006962CE">
          <w:rPr>
            <w:rFonts w:ascii="Times New Roman" w:hAnsi="Times New Roman"/>
            <w:lang w:val="sv-SE"/>
          </w:rPr>
          <w:delText>konr</w:delText>
        </w:r>
        <w:r w:rsidRPr="006962CE" w:rsidDel="006962CE">
          <w:rPr>
            <w:rFonts w:ascii="Times New Roman" w:hAnsi="Times New Roman"/>
            <w:lang w:val="sv-SE"/>
          </w:rPr>
          <w:delText>etisera</w:delText>
        </w:r>
      </w:del>
      <w:ins w:id="4" w:author="36193" w:date="2015-07-20T16:58:00Z">
        <w:r w:rsidR="006962CE" w:rsidRPr="006962CE">
          <w:rPr>
            <w:rFonts w:ascii="Times New Roman" w:hAnsi="Times New Roman"/>
            <w:lang w:val="sv-SE"/>
          </w:rPr>
          <w:t>konkretisera</w:t>
        </w:r>
      </w:ins>
      <w:r w:rsidRPr="006962CE">
        <w:rPr>
          <w:rFonts w:ascii="Times New Roman" w:hAnsi="Times New Roman"/>
          <w:lang w:val="sv-SE"/>
        </w:rPr>
        <w:t xml:space="preserve"> vad som menas med meningskap, och det är dags att sammanfatta säsongen.</w:t>
      </w:r>
    </w:p>
    <w:p w:rsidR="004225B6" w:rsidRPr="006962CE" w:rsidRDefault="00D453BB">
      <w:pPr>
        <w:pStyle w:val="TextBody"/>
        <w:rPr>
          <w:rFonts w:ascii="Times New Roman" w:hAnsi="Times New Roman"/>
          <w:lang w:val="sv-SE"/>
        </w:rPr>
      </w:pPr>
      <w:r w:rsidRPr="006962CE">
        <w:rPr>
          <w:rFonts w:ascii="Times New Roman" w:hAnsi="Times New Roman"/>
          <w:i/>
          <w:iCs/>
          <w:lang w:val="sv-SE"/>
        </w:rPr>
        <w:t>Tänker på saker</w:t>
      </w:r>
      <w:r w:rsidRPr="006962CE">
        <w:rPr>
          <w:rFonts w:ascii="Times New Roman" w:hAnsi="Times New Roman"/>
          <w:lang w:val="sv-SE"/>
        </w:rPr>
        <w:t xml:space="preserve"> har varit ett sätt för mig att undersöka idéer och att påbörja samtal med de</w:t>
      </w:r>
      <w:ins w:id="5" w:author="36193" w:date="2015-07-20T16:58:00Z">
        <w:r w:rsidR="006962CE">
          <w:rPr>
            <w:rFonts w:ascii="Times New Roman" w:hAnsi="Times New Roman"/>
            <w:lang w:val="sv-SE"/>
          </w:rPr>
          <w:t>m</w:t>
        </w:r>
      </w:ins>
      <w:r w:rsidRPr="006962CE">
        <w:rPr>
          <w:rFonts w:ascii="Times New Roman" w:hAnsi="Times New Roman"/>
          <w:lang w:val="sv-SE"/>
        </w:rPr>
        <w:t xml:space="preserve"> som läser bloggen. På så vis har det varit en framgångsrik säsong, med många samtal</w:t>
      </w:r>
      <w:r w:rsidRPr="006962CE">
        <w:rPr>
          <w:rFonts w:ascii="Times New Roman" w:hAnsi="Times New Roman"/>
          <w:lang w:val="sv-SE"/>
        </w:rPr>
        <w:t>, både öga-mot-öga, över mail, i kommentarer under inläggen och på social</w:t>
      </w:r>
      <w:ins w:id="6" w:author="36193" w:date="2015-07-20T16:58:00Z">
        <w:r w:rsidR="006962CE">
          <w:rPr>
            <w:rFonts w:ascii="Times New Roman" w:hAnsi="Times New Roman"/>
            <w:lang w:val="sv-SE"/>
          </w:rPr>
          <w:t>a</w:t>
        </w:r>
      </w:ins>
      <w:r w:rsidRPr="006962CE">
        <w:rPr>
          <w:rFonts w:ascii="Times New Roman" w:hAnsi="Times New Roman"/>
          <w:lang w:val="sv-SE"/>
        </w:rPr>
        <w:t xml:space="preserve"> medier. För syftet med en tankebana är inte dess slutsats. Syftet är själva tankebanan, och att den inte har ett slut. Ordet slutsats är därmed en felaktig benämning, slutsats syftar</w:t>
      </w:r>
      <w:r w:rsidRPr="006962CE">
        <w:rPr>
          <w:rFonts w:ascii="Times New Roman" w:hAnsi="Times New Roman"/>
          <w:lang w:val="sv-SE"/>
        </w:rPr>
        <w:t xml:space="preserve"> på ett slut, medan </w:t>
      </w:r>
      <w:ins w:id="7" w:author="36193" w:date="2015-07-20T16:58:00Z">
        <w:r w:rsidR="006962CE">
          <w:rPr>
            <w:rFonts w:ascii="Times New Roman" w:hAnsi="Times New Roman"/>
            <w:lang w:val="sv-SE"/>
          </w:rPr>
          <w:t xml:space="preserve">det </w:t>
        </w:r>
      </w:ins>
      <w:r w:rsidRPr="006962CE">
        <w:rPr>
          <w:rFonts w:ascii="Times New Roman" w:hAnsi="Times New Roman"/>
          <w:lang w:val="sv-SE"/>
        </w:rPr>
        <w:t xml:space="preserve">i verkligheten betecknar </w:t>
      </w:r>
      <w:del w:id="8" w:author="36193" w:date="2015-07-20T16:59:00Z">
        <w:r w:rsidRPr="006962CE" w:rsidDel="006962CE">
          <w:rPr>
            <w:rFonts w:ascii="Times New Roman" w:hAnsi="Times New Roman"/>
            <w:lang w:val="sv-SE"/>
          </w:rPr>
          <w:delText xml:space="preserve">det </w:delText>
        </w:r>
      </w:del>
      <w:r w:rsidRPr="006962CE">
        <w:rPr>
          <w:rFonts w:ascii="Times New Roman" w:hAnsi="Times New Roman"/>
          <w:lang w:val="sv-SE"/>
        </w:rPr>
        <w:t xml:space="preserve">en fortsättning, en ny början. En </w:t>
      </w:r>
      <w:ins w:id="9" w:author="36193" w:date="2015-07-20T16:59:00Z">
        <w:r w:rsidR="006962CE">
          <w:rPr>
            <w:rFonts w:ascii="Times New Roman" w:hAnsi="Times New Roman"/>
            <w:lang w:val="sv-SE"/>
          </w:rPr>
          <w:t xml:space="preserve">nådd </w:t>
        </w:r>
      </w:ins>
      <w:r w:rsidRPr="006962CE">
        <w:rPr>
          <w:rFonts w:ascii="Times New Roman" w:hAnsi="Times New Roman"/>
          <w:lang w:val="sv-SE"/>
        </w:rPr>
        <w:t xml:space="preserve">slutsats </w:t>
      </w:r>
      <w:del w:id="10" w:author="36193" w:date="2015-07-20T16:59:00Z">
        <w:r w:rsidRPr="006962CE" w:rsidDel="006962CE">
          <w:rPr>
            <w:rFonts w:ascii="Times New Roman" w:hAnsi="Times New Roman"/>
            <w:lang w:val="sv-SE"/>
          </w:rPr>
          <w:delText xml:space="preserve">nådd </w:delText>
        </w:r>
      </w:del>
      <w:r w:rsidRPr="006962CE">
        <w:rPr>
          <w:rFonts w:ascii="Times New Roman" w:hAnsi="Times New Roman"/>
          <w:lang w:val="sv-SE"/>
        </w:rPr>
        <w:t>är tråkig och meningslös utan följdfrågan: än sen? Och därmed, med din hjälp, kan vi fortsätta tankebanan tillsammans. I detta avsnitt presenteras säsongens sl</w:t>
      </w:r>
      <w:r w:rsidRPr="006962CE">
        <w:rPr>
          <w:rFonts w:ascii="Times New Roman" w:hAnsi="Times New Roman"/>
          <w:lang w:val="sv-SE"/>
        </w:rPr>
        <w:t>utsats, i den meningen.</w:t>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Jag vill uttrycka min tacksamhet till Ejmej. Den här säsongen har jag skrivit under en av de mest transformativa perioderna i mitt liv, så pass att slutsatsen i vissa avsnitt vändes till sin motsats medan de skrevs. </w:t>
      </w:r>
      <w:proofErr w:type="gramStart"/>
      <w:r w:rsidRPr="006962CE">
        <w:rPr>
          <w:rFonts w:ascii="Times New Roman" w:hAnsi="Times New Roman"/>
          <w:lang w:val="sv-SE"/>
        </w:rPr>
        <w:t>Därav</w:t>
      </w:r>
      <w:proofErr w:type="gramEnd"/>
      <w:r w:rsidRPr="006962CE">
        <w:rPr>
          <w:rFonts w:ascii="Times New Roman" w:hAnsi="Times New Roman"/>
          <w:lang w:val="sv-SE"/>
        </w:rPr>
        <w:t xml:space="preserve"> de två rös</w:t>
      </w:r>
      <w:r w:rsidRPr="006962CE">
        <w:rPr>
          <w:rFonts w:ascii="Times New Roman" w:hAnsi="Times New Roman"/>
          <w:lang w:val="sv-SE"/>
        </w:rPr>
        <w:t xml:space="preserve">terna, en från innan som kallas "Jag", och en som håller på att transformeras som kallas "Ejmej". Ejmejs röst har även tillhört en mängd människor som jag har stött min arrogans och förutfattade meningar mot. Röster som har varit, och fortfarande är, </w:t>
      </w:r>
      <w:del w:id="11" w:author="36193" w:date="2015-07-20T17:01:00Z">
        <w:r w:rsidRPr="006962CE" w:rsidDel="006962CE">
          <w:rPr>
            <w:rFonts w:ascii="Times New Roman" w:hAnsi="Times New Roman"/>
            <w:lang w:val="sv-SE"/>
          </w:rPr>
          <w:delText>fulls</w:delText>
        </w:r>
        <w:r w:rsidRPr="006962CE" w:rsidDel="006962CE">
          <w:rPr>
            <w:rFonts w:ascii="Times New Roman" w:hAnsi="Times New Roman"/>
            <w:lang w:val="sv-SE"/>
          </w:rPr>
          <w:delText>tändingt</w:delText>
        </w:r>
      </w:del>
      <w:ins w:id="12" w:author="36193" w:date="2015-07-20T17:01:00Z">
        <w:r w:rsidR="006962CE" w:rsidRPr="006962CE">
          <w:rPr>
            <w:rFonts w:ascii="Times New Roman" w:hAnsi="Times New Roman"/>
            <w:lang w:val="sv-SE"/>
          </w:rPr>
          <w:t>fullständigt</w:t>
        </w:r>
      </w:ins>
      <w:r w:rsidRPr="006962CE">
        <w:rPr>
          <w:rFonts w:ascii="Times New Roman" w:hAnsi="Times New Roman"/>
          <w:lang w:val="sv-SE"/>
        </w:rPr>
        <w:t xml:space="preserve"> nödvändiga för min pågående transformation som en mänsklig</w:t>
      </w:r>
      <w:del w:id="13" w:author="36193" w:date="2015-07-20T17:01:00Z">
        <w:r w:rsidRPr="006962CE" w:rsidDel="006962CE">
          <w:rPr>
            <w:rFonts w:ascii="Times New Roman" w:hAnsi="Times New Roman"/>
            <w:lang w:val="sv-SE"/>
          </w:rPr>
          <w:delText>a</w:delText>
        </w:r>
      </w:del>
      <w:r w:rsidRPr="006962CE">
        <w:rPr>
          <w:rFonts w:ascii="Times New Roman" w:hAnsi="Times New Roman"/>
          <w:lang w:val="sv-SE"/>
        </w:rPr>
        <w:t xml:space="preserve"> varelse. På så vis har den här säsongen begåvats med </w:t>
      </w:r>
      <w:proofErr w:type="gramStart"/>
      <w:r w:rsidRPr="006962CE">
        <w:rPr>
          <w:rFonts w:ascii="Times New Roman" w:hAnsi="Times New Roman"/>
          <w:lang w:val="sv-SE"/>
        </w:rPr>
        <w:t>en metanivå.</w:t>
      </w:r>
      <w:proofErr w:type="gramEnd"/>
    </w:p>
    <w:p w:rsidR="004225B6" w:rsidRPr="006962CE" w:rsidRDefault="00D453BB">
      <w:pPr>
        <w:pStyle w:val="TextBody"/>
        <w:rPr>
          <w:rFonts w:ascii="Times New Roman" w:hAnsi="Times New Roman"/>
          <w:i/>
          <w:iCs/>
          <w:lang w:val="sv-SE"/>
        </w:rPr>
      </w:pPr>
      <w:r w:rsidRPr="006962CE">
        <w:rPr>
          <w:rFonts w:ascii="Times New Roman" w:hAnsi="Times New Roman"/>
          <w:lang w:val="sv-SE"/>
        </w:rPr>
        <w:t>Under tiden har jag insett hur stort inflytande det historiska sammanhanget jag befinner mig i har haft över mig, ett sam</w:t>
      </w:r>
      <w:r w:rsidRPr="006962CE">
        <w:rPr>
          <w:rFonts w:ascii="Times New Roman" w:hAnsi="Times New Roman"/>
          <w:lang w:val="sv-SE"/>
        </w:rPr>
        <w:t xml:space="preserve">manhang som kallas </w:t>
      </w:r>
      <w:r w:rsidRPr="006962CE">
        <w:rPr>
          <w:rFonts w:ascii="Times New Roman" w:hAnsi="Times New Roman"/>
          <w:i/>
          <w:iCs/>
          <w:lang w:val="sv-SE"/>
        </w:rPr>
        <w:t>modernitet.</w:t>
      </w:r>
    </w:p>
    <w:p w:rsidR="004225B6" w:rsidRDefault="00D453BB">
      <w:pPr>
        <w:pStyle w:val="TextBody"/>
        <w:rPr>
          <w:rStyle w:val="FootnoteAnchor"/>
          <w:rFonts w:ascii="Times New Roman" w:hAnsi="Times New Roman"/>
          <w:i/>
          <w:iCs/>
        </w:rPr>
      </w:pPr>
      <w:r>
        <w:rPr>
          <w:rFonts w:ascii="Times New Roman" w:hAnsi="Times New Roman"/>
          <w:i/>
          <w:iCs/>
          <w:noProof/>
          <w:lang w:val="sv-SE" w:eastAsia="sv-SE" w:bidi="ar-SA"/>
        </w:rPr>
        <w:lastRenderedPageBreak/>
        <w:drawing>
          <wp:inline distT="0" distB="0" distL="0" distR="0">
            <wp:extent cx="3466465" cy="259842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3466465" cy="2598420"/>
                    </a:xfrm>
                    <a:prstGeom prst="rect">
                      <a:avLst/>
                    </a:prstGeom>
                    <a:noFill/>
                    <a:ln w="9525">
                      <a:noFill/>
                      <a:miter lim="800000"/>
                      <a:headEnd/>
                      <a:tailEnd/>
                    </a:ln>
                  </pic:spPr>
                </pic:pic>
              </a:graphicData>
            </a:graphic>
          </wp:inline>
        </w:drawing>
      </w:r>
      <w:r>
        <w:rPr>
          <w:rStyle w:val="FootnoteAnchor"/>
          <w:rFonts w:ascii="Times New Roman" w:hAnsi="Times New Roman"/>
          <w:i/>
          <w:iCs/>
        </w:rPr>
        <w:footnoteReference w:id="1"/>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Modernitet kommer att stå i fokus under säsong 2, men nu behöver jag konceptet </w:t>
      </w:r>
      <w:r w:rsidRPr="006962CE">
        <w:rPr>
          <w:rFonts w:ascii="Times New Roman" w:hAnsi="Times New Roman"/>
          <w:i/>
          <w:iCs/>
          <w:lang w:val="sv-SE"/>
        </w:rPr>
        <w:t>projekt</w:t>
      </w:r>
      <w:r w:rsidRPr="006962CE">
        <w:rPr>
          <w:rFonts w:ascii="Times New Roman" w:hAnsi="Times New Roman"/>
          <w:lang w:val="sv-SE"/>
        </w:rPr>
        <w:t>, som är en integrerad del av moderniteten. Ett projekt inbegriper och kombinerar transformationsbegreppet med föreställningen att förän</w:t>
      </w:r>
      <w:r w:rsidRPr="006962CE">
        <w:rPr>
          <w:rFonts w:ascii="Times New Roman" w:hAnsi="Times New Roman"/>
          <w:lang w:val="sv-SE"/>
        </w:rPr>
        <w:t xml:space="preserve">dring innebär utveckling. Kärnan av vad Ejmej, och nu Jag, kallar </w:t>
      </w:r>
      <w:r w:rsidRPr="006962CE">
        <w:rPr>
          <w:rFonts w:ascii="Times New Roman" w:hAnsi="Times New Roman"/>
          <w:i/>
          <w:iCs/>
          <w:lang w:val="sv-SE"/>
        </w:rPr>
        <w:t>meningskap</w:t>
      </w:r>
      <w:r w:rsidRPr="006962CE">
        <w:rPr>
          <w:rFonts w:ascii="Times New Roman" w:hAnsi="Times New Roman"/>
          <w:lang w:val="sv-SE"/>
        </w:rPr>
        <w:t xml:space="preserve"> ligger i projektet. Som vi kommer att se så finns det olika typer av projekt, och alla leder inte </w:t>
      </w:r>
      <w:ins w:id="14" w:author="36193" w:date="2015-07-20T17:02:00Z">
        <w:r w:rsidR="006962CE">
          <w:rPr>
            <w:rFonts w:ascii="Times New Roman" w:hAnsi="Times New Roman"/>
            <w:lang w:val="sv-SE"/>
          </w:rPr>
          <w:t xml:space="preserve">till </w:t>
        </w:r>
      </w:ins>
      <w:r w:rsidRPr="006962CE">
        <w:rPr>
          <w:rFonts w:ascii="Times New Roman" w:hAnsi="Times New Roman"/>
          <w:lang w:val="sv-SE"/>
        </w:rPr>
        <w:t>mening</w:t>
      </w:r>
      <w:r w:rsidRPr="006962CE">
        <w:rPr>
          <w:rFonts w:ascii="Times New Roman" w:hAnsi="Times New Roman"/>
          <w:lang w:val="sv-SE"/>
        </w:rPr>
        <w:t>skap.</w:t>
      </w:r>
    </w:p>
    <w:p w:rsidR="004225B6" w:rsidRPr="006962CE" w:rsidRDefault="00D453BB">
      <w:pPr>
        <w:pStyle w:val="TextBody"/>
        <w:rPr>
          <w:rFonts w:ascii="Times New Roman" w:hAnsi="Times New Roman"/>
          <w:i/>
          <w:iCs/>
          <w:lang w:val="sv-SE"/>
        </w:rPr>
      </w:pPr>
      <w:r w:rsidRPr="006962CE">
        <w:rPr>
          <w:rFonts w:ascii="Times New Roman" w:hAnsi="Times New Roman"/>
          <w:lang w:val="sv-SE"/>
        </w:rPr>
        <w:t>Det här avsnittet innehåller två huvudelement: dels att sammanfatta t</w:t>
      </w:r>
      <w:r w:rsidRPr="006962CE">
        <w:rPr>
          <w:rFonts w:ascii="Times New Roman" w:hAnsi="Times New Roman"/>
          <w:lang w:val="sv-SE"/>
        </w:rPr>
        <w:t xml:space="preserve">idigare avsnitt, och dels att försöka förstå och förklara </w:t>
      </w:r>
      <w:r w:rsidRPr="006962CE">
        <w:rPr>
          <w:rFonts w:ascii="Times New Roman" w:hAnsi="Times New Roman"/>
          <w:i/>
          <w:iCs/>
          <w:lang w:val="sv-SE"/>
        </w:rPr>
        <w:t>meningskap.</w:t>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Tre definitioner av ordet </w:t>
      </w:r>
      <w:r w:rsidRPr="006962CE">
        <w:rPr>
          <w:rFonts w:ascii="Times New Roman" w:hAnsi="Times New Roman"/>
          <w:i/>
          <w:iCs/>
          <w:lang w:val="sv-SE"/>
        </w:rPr>
        <w:t>mening</w:t>
      </w:r>
      <w:r w:rsidRPr="006962CE">
        <w:rPr>
          <w:rFonts w:ascii="Times New Roman" w:hAnsi="Times New Roman"/>
          <w:lang w:val="sv-SE"/>
        </w:rPr>
        <w:t xml:space="preserve"> togs upp under säsongens första tre avsnitt. De</w:t>
      </w:r>
      <w:ins w:id="15" w:author="36193" w:date="2015-07-20T17:02:00Z">
        <w:r w:rsidR="006962CE">
          <w:rPr>
            <w:rFonts w:ascii="Times New Roman" w:hAnsi="Times New Roman"/>
            <w:lang w:val="sv-SE"/>
          </w:rPr>
          <w:t>ssa</w:t>
        </w:r>
      </w:ins>
      <w:r w:rsidRPr="006962CE">
        <w:rPr>
          <w:rFonts w:ascii="Times New Roman" w:hAnsi="Times New Roman"/>
          <w:lang w:val="sv-SE"/>
        </w:rPr>
        <w:t xml:space="preserve"> var:</w:t>
      </w:r>
      <w:r w:rsidRPr="006962CE">
        <w:rPr>
          <w:rFonts w:ascii="Times New Roman" w:hAnsi="Times New Roman"/>
          <w:lang w:val="sv-SE"/>
        </w:rPr>
        <w:br/>
      </w:r>
      <w:r w:rsidRPr="006962CE">
        <w:rPr>
          <w:rFonts w:ascii="Times New Roman" w:hAnsi="Times New Roman"/>
          <w:b/>
          <w:bCs/>
          <w:lang w:val="sv-SE"/>
        </w:rPr>
        <w:t>1. Kosmisk mening</w:t>
      </w:r>
      <w:r w:rsidRPr="006962CE">
        <w:rPr>
          <w:rFonts w:ascii="Times New Roman" w:hAnsi="Times New Roman"/>
          <w:b/>
          <w:bCs/>
          <w:lang w:val="sv-SE"/>
        </w:rPr>
        <w:br/>
      </w:r>
      <w:r w:rsidRPr="006962CE">
        <w:rPr>
          <w:rFonts w:ascii="Times New Roman" w:hAnsi="Times New Roman"/>
          <w:lang w:val="sv-SE"/>
        </w:rPr>
        <w:t>Med kosmisk mening</w:t>
      </w:r>
      <w:r>
        <w:rPr>
          <w:rStyle w:val="FootnoteAnchor"/>
          <w:rFonts w:ascii="Times New Roman" w:hAnsi="Times New Roman"/>
        </w:rPr>
        <w:footnoteReference w:id="2"/>
      </w:r>
      <w:r w:rsidRPr="006962CE">
        <w:rPr>
          <w:rFonts w:ascii="Times New Roman" w:hAnsi="Times New Roman"/>
          <w:lang w:val="sv-SE"/>
        </w:rPr>
        <w:t xml:space="preserve"> menas den betydelse händelser har på en kosmisk eller metafysisk nivå</w:t>
      </w:r>
      <w:ins w:id="16" w:author="36193" w:date="2015-07-20T17:02:00Z">
        <w:r w:rsidR="006962CE">
          <w:rPr>
            <w:rFonts w:ascii="Times New Roman" w:hAnsi="Times New Roman"/>
            <w:lang w:val="sv-SE"/>
          </w:rPr>
          <w:t>.</w:t>
        </w:r>
      </w:ins>
      <w:ins w:id="17" w:author="36193" w:date="2015-07-20T17:03:00Z">
        <w:r w:rsidR="006962CE">
          <w:rPr>
            <w:rFonts w:ascii="Times New Roman" w:hAnsi="Times New Roman"/>
            <w:lang w:val="sv-SE"/>
          </w:rPr>
          <w:t xml:space="preserve"> </w:t>
        </w:r>
      </w:ins>
      <w:del w:id="18" w:author="36193" w:date="2015-07-20T17:02:00Z">
        <w:r w:rsidRPr="006962CE" w:rsidDel="006962CE">
          <w:rPr>
            <w:rFonts w:ascii="Times New Roman" w:hAnsi="Times New Roman"/>
            <w:lang w:val="sv-SE"/>
          </w:rPr>
          <w:delText>,</w:delText>
        </w:r>
      </w:del>
      <w:ins w:id="19" w:author="36193" w:date="2015-07-20T17:02:00Z">
        <w:r w:rsidR="006962CE">
          <w:rPr>
            <w:rFonts w:ascii="Times New Roman" w:hAnsi="Times New Roman"/>
            <w:lang w:val="sv-SE"/>
          </w:rPr>
          <w:t>De</w:t>
        </w:r>
      </w:ins>
      <w:del w:id="20" w:author="36193" w:date="2015-07-20T17:02:00Z">
        <w:r w:rsidRPr="006962CE" w:rsidDel="006962CE">
          <w:rPr>
            <w:rFonts w:ascii="Times New Roman" w:hAnsi="Times New Roman"/>
            <w:lang w:val="sv-SE"/>
          </w:rPr>
          <w:delText xml:space="preserve"> och de</w:delText>
        </w:r>
      </w:del>
      <w:r w:rsidRPr="006962CE">
        <w:rPr>
          <w:rFonts w:ascii="Times New Roman" w:hAnsi="Times New Roman"/>
          <w:lang w:val="sv-SE"/>
        </w:rPr>
        <w:t>nna mening avfärdades som irrelevant. Även om det finns en kosmisk betydelse med att jag finns i världen, och med vad som än händer med mig, så kan det inte ha någon som helst in</w:t>
      </w:r>
      <w:r w:rsidRPr="006962CE">
        <w:rPr>
          <w:rFonts w:ascii="Times New Roman" w:hAnsi="Times New Roman"/>
          <w:lang w:val="sv-SE"/>
        </w:rPr>
        <w:t>verkan på mitt liv. Gud eller ingen Gud, kosmisk plan eller inte, öde, förutbestämmelser, determinism, eller vad som helst, i slutändan är det upp till mig att leva mitt liv, att fatta mina egna beslut och interagera med min omgivning och medvarelser som j</w:t>
      </w:r>
      <w:r w:rsidRPr="006962CE">
        <w:rPr>
          <w:rFonts w:ascii="Times New Roman" w:hAnsi="Times New Roman"/>
          <w:lang w:val="sv-SE"/>
        </w:rPr>
        <w:t xml:space="preserve">ag finner lämpligt. Jag kallar mig inte troende eller ateist, eftersom Guds existens är ovidkommande. Att inte erkänna Guds relevans är även en strategi att underminera dess makt över mig: Makt behöver erkännande för att finnas, och genom att inte erkänna </w:t>
      </w:r>
      <w:r w:rsidRPr="006962CE">
        <w:rPr>
          <w:rFonts w:ascii="Times New Roman" w:hAnsi="Times New Roman"/>
          <w:lang w:val="sv-SE"/>
        </w:rPr>
        <w:t xml:space="preserve">kosmisk mening som viktig i mitt liv underminerar jag den. Att avfärda kosmisk mening är en inneboende del av </w:t>
      </w:r>
      <w:del w:id="21" w:author="36193" w:date="2015-07-20T17:03:00Z">
        <w:r w:rsidRPr="006962CE" w:rsidDel="006962CE">
          <w:rPr>
            <w:rFonts w:ascii="Times New Roman" w:hAnsi="Times New Roman"/>
            <w:lang w:val="sv-SE"/>
          </w:rPr>
          <w:delText xml:space="preserve"> </w:delText>
        </w:r>
      </w:del>
      <w:r w:rsidRPr="006962CE">
        <w:rPr>
          <w:rFonts w:ascii="Times New Roman" w:hAnsi="Times New Roman"/>
          <w:lang w:val="sv-SE"/>
        </w:rPr>
        <w:t>moderniteten.</w:t>
      </w:r>
    </w:p>
    <w:p w:rsidR="004225B6" w:rsidRPr="006962CE" w:rsidRDefault="00D453BB">
      <w:pPr>
        <w:pStyle w:val="TextBody"/>
        <w:rPr>
          <w:rFonts w:ascii="Times New Roman" w:hAnsi="Times New Roman"/>
          <w:lang w:val="sv-SE"/>
        </w:rPr>
      </w:pPr>
      <w:r w:rsidRPr="006962CE">
        <w:rPr>
          <w:rFonts w:ascii="Times New Roman" w:hAnsi="Times New Roman"/>
          <w:b/>
          <w:bCs/>
          <w:lang w:val="sv-SE"/>
        </w:rPr>
        <w:t>2. Meningen med grejer</w:t>
      </w:r>
      <w:r w:rsidRPr="006962CE">
        <w:rPr>
          <w:rFonts w:ascii="Times New Roman" w:hAnsi="Times New Roman"/>
          <w:b/>
          <w:bCs/>
          <w:lang w:val="sv-SE"/>
        </w:rPr>
        <w:br/>
      </w:r>
      <w:r w:rsidRPr="006962CE">
        <w:rPr>
          <w:rFonts w:ascii="Times New Roman" w:hAnsi="Times New Roman"/>
          <w:lang w:val="sv-SE"/>
        </w:rPr>
        <w:t>Meningen med grejer</w:t>
      </w:r>
      <w:r>
        <w:rPr>
          <w:rStyle w:val="FootnoteAnchor"/>
          <w:rFonts w:ascii="Times New Roman" w:hAnsi="Times New Roman"/>
        </w:rPr>
        <w:footnoteReference w:id="3"/>
      </w:r>
      <w:r w:rsidRPr="006962CE">
        <w:rPr>
          <w:rFonts w:ascii="Times New Roman" w:hAnsi="Times New Roman"/>
          <w:lang w:val="sv-SE"/>
        </w:rPr>
        <w:t xml:space="preserve"> däremot är väldigt viktigt för hur jag upplever världen. Vi är biologiska och sociala v</w:t>
      </w:r>
      <w:r w:rsidRPr="006962CE">
        <w:rPr>
          <w:rFonts w:ascii="Times New Roman" w:hAnsi="Times New Roman"/>
          <w:lang w:val="sv-SE"/>
        </w:rPr>
        <w:t xml:space="preserve">arelser, och vår förnimmelse av världen, både fysiskt och abstrakt, beror på vårt biologiska och </w:t>
      </w:r>
      <w:r w:rsidRPr="006962CE">
        <w:rPr>
          <w:rFonts w:ascii="Times New Roman" w:hAnsi="Times New Roman"/>
          <w:lang w:val="sv-SE"/>
        </w:rPr>
        <w:lastRenderedPageBreak/>
        <w:t>sociala sammanhang. Detta avgör på vilket sätt vi kategoriserar vår omgivning, hur vi förvandlar nonsens till separata ting. Hur vi särskiljer klippor, gruskor</w:t>
      </w:r>
      <w:r w:rsidRPr="006962CE">
        <w:rPr>
          <w:rFonts w:ascii="Times New Roman" w:hAnsi="Times New Roman"/>
          <w:lang w:val="sv-SE"/>
        </w:rPr>
        <w:t>n och bumlingar, skiljer mellan mjölk, yog</w:t>
      </w:r>
      <w:ins w:id="22" w:author="36193" w:date="2015-07-20T17:04:00Z">
        <w:r w:rsidR="006962CE">
          <w:rPr>
            <w:rFonts w:ascii="Times New Roman" w:hAnsi="Times New Roman"/>
            <w:lang w:val="sv-SE"/>
          </w:rPr>
          <w:t>h</w:t>
        </w:r>
      </w:ins>
      <w:r w:rsidRPr="006962CE">
        <w:rPr>
          <w:rFonts w:ascii="Times New Roman" w:hAnsi="Times New Roman"/>
          <w:lang w:val="sv-SE"/>
        </w:rPr>
        <w:t>urt, smör och grädde, mellan män, dockor, pojkar, kvinnor, flickor, träd, buskar, statyer, statuter, regler, institutioner, cirklar och rektanglar.</w:t>
      </w:r>
    </w:p>
    <w:p w:rsidR="004225B6" w:rsidRPr="006962CE" w:rsidRDefault="00D453BB">
      <w:pPr>
        <w:pStyle w:val="TextBody"/>
        <w:rPr>
          <w:rFonts w:ascii="Times New Roman" w:hAnsi="Times New Roman"/>
          <w:lang w:val="sv-SE"/>
        </w:rPr>
      </w:pPr>
      <w:r w:rsidRPr="006962CE">
        <w:rPr>
          <w:rFonts w:ascii="Times New Roman" w:hAnsi="Times New Roman"/>
          <w:lang w:val="sv-SE"/>
        </w:rPr>
        <w:t>Dessa kategorier lär vi oss, och vi lär oss de</w:t>
      </w:r>
      <w:ins w:id="23" w:author="36193" w:date="2015-07-20T17:05:00Z">
        <w:r w:rsidR="006962CE">
          <w:rPr>
            <w:rFonts w:ascii="Times New Roman" w:hAnsi="Times New Roman"/>
            <w:lang w:val="sv-SE"/>
          </w:rPr>
          <w:t>m</w:t>
        </w:r>
      </w:ins>
      <w:r w:rsidRPr="006962CE">
        <w:rPr>
          <w:rFonts w:ascii="Times New Roman" w:hAnsi="Times New Roman"/>
          <w:lang w:val="sv-SE"/>
        </w:rPr>
        <w:t xml:space="preserve"> under vår kulturell</w:t>
      </w:r>
      <w:r w:rsidRPr="006962CE">
        <w:rPr>
          <w:rFonts w:ascii="Times New Roman" w:hAnsi="Times New Roman"/>
          <w:lang w:val="sv-SE"/>
        </w:rPr>
        <w:t xml:space="preserve">a uppväxt, och det vi lär oss är inte bara att särskilja och kategorisera, att skapa taxonomier, utan också hur vi ska känna för varje kategori, och hur vi ska förstå de alla och </w:t>
      </w:r>
      <w:proofErr w:type="gramStart"/>
      <w:r w:rsidRPr="006962CE">
        <w:rPr>
          <w:rFonts w:ascii="Times New Roman" w:hAnsi="Times New Roman"/>
          <w:lang w:val="sv-SE"/>
        </w:rPr>
        <w:t>envar</w:t>
      </w:r>
      <w:proofErr w:type="gramEnd"/>
      <w:r w:rsidRPr="006962CE">
        <w:rPr>
          <w:rFonts w:ascii="Times New Roman" w:hAnsi="Times New Roman"/>
          <w:lang w:val="sv-SE"/>
        </w:rPr>
        <w:t xml:space="preserve">. Dessa kategorier med sammanhängande känslor är vad som utgör </w:t>
      </w:r>
      <w:r w:rsidRPr="006962CE">
        <w:rPr>
          <w:rFonts w:ascii="Times New Roman" w:hAnsi="Times New Roman"/>
          <w:i/>
          <w:iCs/>
          <w:lang w:val="sv-SE"/>
        </w:rPr>
        <w:t>kulturell</w:t>
      </w:r>
      <w:r w:rsidRPr="006962CE">
        <w:rPr>
          <w:rFonts w:ascii="Times New Roman" w:hAnsi="Times New Roman"/>
          <w:i/>
          <w:iCs/>
          <w:lang w:val="sv-SE"/>
        </w:rPr>
        <w:t>a fördommar</w:t>
      </w:r>
      <w:r w:rsidRPr="006962CE">
        <w:rPr>
          <w:rFonts w:ascii="Times New Roman" w:hAnsi="Times New Roman"/>
          <w:lang w:val="sv-SE"/>
        </w:rPr>
        <w:t>, och up</w:t>
      </w:r>
      <w:ins w:id="24" w:author="36193" w:date="2015-07-20T17:05:00Z">
        <w:r w:rsidR="006962CE">
          <w:rPr>
            <w:rFonts w:ascii="Times New Roman" w:hAnsi="Times New Roman"/>
            <w:lang w:val="sv-SE"/>
          </w:rPr>
          <w:t>p</w:t>
        </w:r>
      </w:ins>
      <w:r w:rsidRPr="006962CE">
        <w:rPr>
          <w:rFonts w:ascii="Times New Roman" w:hAnsi="Times New Roman"/>
          <w:lang w:val="sv-SE"/>
        </w:rPr>
        <w:t>sättningen av de</w:t>
      </w:r>
      <w:ins w:id="25" w:author="36193" w:date="2015-07-20T17:05:00Z">
        <w:r w:rsidR="006962CE">
          <w:rPr>
            <w:rFonts w:ascii="Times New Roman" w:hAnsi="Times New Roman"/>
            <w:lang w:val="sv-SE"/>
          </w:rPr>
          <w:t>m</w:t>
        </w:r>
      </w:ins>
      <w:r w:rsidRPr="006962CE">
        <w:rPr>
          <w:rFonts w:ascii="Times New Roman" w:hAnsi="Times New Roman"/>
          <w:lang w:val="sv-SE"/>
        </w:rPr>
        <w:t xml:space="preserve"> alla är vad som bildar en </w:t>
      </w:r>
      <w:r w:rsidRPr="006962CE">
        <w:rPr>
          <w:rFonts w:ascii="Times New Roman" w:hAnsi="Times New Roman"/>
          <w:i/>
          <w:iCs/>
          <w:lang w:val="sv-SE"/>
        </w:rPr>
        <w:t>kulturell världsbild</w:t>
      </w:r>
      <w:r w:rsidRPr="006962CE">
        <w:rPr>
          <w:rFonts w:ascii="Times New Roman" w:hAnsi="Times New Roman"/>
          <w:lang w:val="sv-SE"/>
        </w:rPr>
        <w:t xml:space="preserve">. Att dekonstruera dessa kulturella kategorier är en inneboende del av moderniteten som ofta kallas det </w:t>
      </w:r>
      <w:r w:rsidRPr="006962CE">
        <w:rPr>
          <w:rFonts w:ascii="Times New Roman" w:hAnsi="Times New Roman"/>
          <w:i/>
          <w:iCs/>
          <w:lang w:val="sv-SE"/>
        </w:rPr>
        <w:t>postmoderna</w:t>
      </w:r>
      <w:r>
        <w:rPr>
          <w:rStyle w:val="FootnoteAnchor"/>
          <w:rFonts w:ascii="Times New Roman" w:hAnsi="Times New Roman"/>
          <w:i/>
          <w:iCs/>
        </w:rPr>
        <w:footnoteReference w:id="4"/>
      </w:r>
      <w:r w:rsidRPr="006962CE">
        <w:rPr>
          <w:rFonts w:ascii="Times New Roman" w:hAnsi="Times New Roman"/>
          <w:lang w:val="sv-SE"/>
        </w:rPr>
        <w:t>, och det är till viss del vad som utgör meningskap.</w:t>
      </w:r>
    </w:p>
    <w:p w:rsidR="004225B6" w:rsidRPr="006962CE" w:rsidRDefault="00D453BB">
      <w:pPr>
        <w:pStyle w:val="TextBody"/>
        <w:rPr>
          <w:rStyle w:val="FootnoteAnchor"/>
          <w:rFonts w:ascii="Times New Roman" w:hAnsi="Times New Roman"/>
          <w:lang w:val="sv-SE"/>
        </w:rPr>
      </w:pPr>
      <w:r w:rsidRPr="006962CE">
        <w:rPr>
          <w:rFonts w:ascii="Times New Roman" w:hAnsi="Times New Roman"/>
          <w:b/>
          <w:bCs/>
          <w:lang w:val="sv-SE"/>
        </w:rPr>
        <w:t>3. Me</w:t>
      </w:r>
      <w:r w:rsidRPr="006962CE">
        <w:rPr>
          <w:rFonts w:ascii="Times New Roman" w:hAnsi="Times New Roman"/>
          <w:b/>
          <w:bCs/>
          <w:lang w:val="sv-SE"/>
        </w:rPr>
        <w:t>ningskap</w:t>
      </w:r>
      <w:r w:rsidRPr="006962CE">
        <w:rPr>
          <w:rFonts w:ascii="Times New Roman" w:hAnsi="Times New Roman"/>
          <w:lang w:val="sv-SE"/>
        </w:rPr>
        <w:br/>
        <w:t>Nu till meningskap</w:t>
      </w:r>
      <w:r>
        <w:rPr>
          <w:rStyle w:val="FootnoteAnchor"/>
          <w:rFonts w:ascii="Times New Roman" w:hAnsi="Times New Roman"/>
        </w:rPr>
        <w:footnoteReference w:id="5"/>
      </w:r>
      <w:r w:rsidRPr="006962CE">
        <w:rPr>
          <w:rFonts w:ascii="Times New Roman" w:hAnsi="Times New Roman"/>
          <w:lang w:val="sv-SE"/>
        </w:rPr>
        <w:t xml:space="preserve">. Och projektet. Simone de Beauvior berättar en historia som exempel på ett livsprojekt i essän </w:t>
      </w:r>
      <w:r w:rsidRPr="006962CE">
        <w:rPr>
          <w:rFonts w:ascii="Times New Roman" w:hAnsi="Times New Roman"/>
          <w:i/>
          <w:iCs/>
          <w:lang w:val="sv-SE"/>
        </w:rPr>
        <w:t>Pyrrhus &amp; Cineas</w:t>
      </w:r>
      <w:r w:rsidRPr="006962CE">
        <w:rPr>
          <w:rFonts w:ascii="Times New Roman" w:hAnsi="Times New Roman"/>
          <w:lang w:val="sv-SE"/>
        </w:rPr>
        <w:t>. Det är en historia om den grekiska generalen, och senare kungen, Pyrrhus av Epirus (319-272 BC) och ett påstått sa</w:t>
      </w:r>
      <w:r w:rsidRPr="006962CE">
        <w:rPr>
          <w:rFonts w:ascii="Times New Roman" w:hAnsi="Times New Roman"/>
          <w:lang w:val="sv-SE"/>
        </w:rPr>
        <w:t xml:space="preserve">mtal han hade med sin vän och rådgivare Cineas medan de planerade ett militärt fälttåg. Det </w:t>
      </w:r>
      <w:ins w:id="26" w:author="36193" w:date="2015-07-20T17:05:00Z">
        <w:r w:rsidR="006962CE">
          <w:rPr>
            <w:rFonts w:ascii="Times New Roman" w:hAnsi="Times New Roman"/>
            <w:lang w:val="sv-SE"/>
          </w:rPr>
          <w:t>låter</w:t>
        </w:r>
      </w:ins>
      <w:del w:id="27" w:author="36193" w:date="2015-07-20T17:05:00Z">
        <w:r w:rsidRPr="006962CE" w:rsidDel="006962CE">
          <w:rPr>
            <w:rFonts w:ascii="Times New Roman" w:hAnsi="Times New Roman"/>
            <w:lang w:val="sv-SE"/>
          </w:rPr>
          <w:delText>g</w:delText>
        </w:r>
        <w:r w:rsidRPr="006962CE" w:rsidDel="006962CE">
          <w:rPr>
            <w:rFonts w:ascii="Times New Roman" w:hAnsi="Times New Roman"/>
            <w:lang w:val="sv-SE"/>
          </w:rPr>
          <w:delText>å</w:delText>
        </w:r>
        <w:r w:rsidRPr="006962CE" w:rsidDel="006962CE">
          <w:rPr>
            <w:rFonts w:ascii="Times New Roman" w:hAnsi="Times New Roman"/>
            <w:lang w:val="sv-SE"/>
          </w:rPr>
          <w:delText>r</w:delText>
        </w:r>
      </w:del>
      <w:r w:rsidRPr="006962CE">
        <w:rPr>
          <w:rFonts w:ascii="Times New Roman" w:hAnsi="Times New Roman"/>
          <w:lang w:val="sv-SE"/>
        </w:rPr>
        <w:t xml:space="preserve"> ungefär så här:</w:t>
      </w:r>
      <w:r w:rsidRPr="006962CE">
        <w:rPr>
          <w:rFonts w:ascii="Times New Roman" w:hAnsi="Times New Roman"/>
          <w:lang w:val="sv-SE"/>
        </w:rPr>
        <w:br/>
      </w:r>
      <w:r w:rsidRPr="006962CE">
        <w:rPr>
          <w:rFonts w:ascii="Times New Roman" w:hAnsi="Times New Roman"/>
          <w:b/>
          <w:bCs/>
          <w:lang w:val="sv-SE"/>
        </w:rPr>
        <w:t>Pyrrhus</w:t>
      </w:r>
      <w:r w:rsidRPr="006962CE">
        <w:rPr>
          <w:rFonts w:ascii="Times New Roman" w:hAnsi="Times New Roman"/>
          <w:lang w:val="sv-SE"/>
        </w:rPr>
        <w:t xml:space="preserve">: “Först erövrar vi Grekland.” </w:t>
      </w:r>
      <w:r w:rsidRPr="006962CE">
        <w:rPr>
          <w:rFonts w:ascii="Times New Roman" w:hAnsi="Times New Roman"/>
          <w:lang w:val="sv-SE"/>
        </w:rPr>
        <w:br/>
      </w:r>
      <w:r w:rsidRPr="006962CE">
        <w:rPr>
          <w:rFonts w:ascii="Times New Roman" w:hAnsi="Times New Roman"/>
          <w:b/>
          <w:bCs/>
          <w:lang w:val="sv-SE"/>
        </w:rPr>
        <w:t>Cineas</w:t>
      </w:r>
      <w:r w:rsidRPr="006962CE">
        <w:rPr>
          <w:rFonts w:ascii="Times New Roman" w:hAnsi="Times New Roman"/>
          <w:lang w:val="sv-SE"/>
        </w:rPr>
        <w:t xml:space="preserve">: “Och sedan då?” </w:t>
      </w:r>
      <w:r w:rsidRPr="006962CE">
        <w:rPr>
          <w:rFonts w:ascii="Times New Roman" w:hAnsi="Times New Roman"/>
          <w:lang w:val="sv-SE"/>
        </w:rPr>
        <w:br/>
      </w:r>
      <w:r w:rsidRPr="006962CE">
        <w:rPr>
          <w:rFonts w:ascii="Times New Roman" w:hAnsi="Times New Roman"/>
          <w:b/>
          <w:bCs/>
          <w:lang w:val="sv-SE"/>
        </w:rPr>
        <w:t>Pyrrhus</w:t>
      </w:r>
      <w:r w:rsidRPr="006962CE">
        <w:rPr>
          <w:rFonts w:ascii="Times New Roman" w:hAnsi="Times New Roman"/>
          <w:lang w:val="sv-SE"/>
        </w:rPr>
        <w:t xml:space="preserve">: “Sedan tar vi över Afrika.” </w:t>
      </w:r>
      <w:r w:rsidRPr="006962CE">
        <w:rPr>
          <w:rFonts w:ascii="Times New Roman" w:hAnsi="Times New Roman"/>
          <w:lang w:val="sv-SE"/>
        </w:rPr>
        <w:br/>
      </w:r>
      <w:r w:rsidRPr="006962CE">
        <w:rPr>
          <w:rFonts w:ascii="Times New Roman" w:hAnsi="Times New Roman"/>
          <w:b/>
          <w:bCs/>
          <w:lang w:val="sv-SE"/>
        </w:rPr>
        <w:t>Cineas</w:t>
      </w:r>
      <w:r w:rsidRPr="006962CE">
        <w:rPr>
          <w:rFonts w:ascii="Times New Roman" w:hAnsi="Times New Roman"/>
          <w:lang w:val="sv-SE"/>
        </w:rPr>
        <w:t xml:space="preserve">: “Och sedan då?” </w:t>
      </w:r>
      <w:r w:rsidRPr="006962CE">
        <w:rPr>
          <w:rFonts w:ascii="Times New Roman" w:hAnsi="Times New Roman"/>
          <w:lang w:val="sv-SE"/>
        </w:rPr>
        <w:br/>
      </w:r>
      <w:r w:rsidRPr="006962CE">
        <w:rPr>
          <w:rFonts w:ascii="Times New Roman" w:hAnsi="Times New Roman"/>
          <w:b/>
          <w:bCs/>
          <w:lang w:val="sv-SE"/>
        </w:rPr>
        <w:t>Pyrrhus</w:t>
      </w:r>
      <w:r w:rsidRPr="006962CE">
        <w:rPr>
          <w:rFonts w:ascii="Times New Roman" w:hAnsi="Times New Roman"/>
          <w:lang w:val="sv-SE"/>
        </w:rPr>
        <w:t>: “Sedan f</w:t>
      </w:r>
      <w:r w:rsidRPr="006962CE">
        <w:rPr>
          <w:rFonts w:ascii="Times New Roman" w:hAnsi="Times New Roman"/>
          <w:lang w:val="sv-SE"/>
        </w:rPr>
        <w:t xml:space="preserve">ar vi till Asien och tar över mindre </w:t>
      </w:r>
      <w:ins w:id="28" w:author="36193" w:date="2015-07-20T17:06:00Z">
        <w:r w:rsidR="006962CE">
          <w:rPr>
            <w:rFonts w:ascii="Times New Roman" w:hAnsi="Times New Roman"/>
            <w:lang w:val="sv-SE"/>
          </w:rPr>
          <w:t>A</w:t>
        </w:r>
      </w:ins>
      <w:del w:id="29" w:author="36193" w:date="2015-07-20T17:06:00Z">
        <w:r w:rsidRPr="006962CE" w:rsidDel="006962CE">
          <w:rPr>
            <w:rFonts w:ascii="Times New Roman" w:hAnsi="Times New Roman"/>
            <w:lang w:val="sv-SE"/>
          </w:rPr>
          <w:delText>a</w:delText>
        </w:r>
      </w:del>
      <w:r w:rsidRPr="006962CE">
        <w:rPr>
          <w:rFonts w:ascii="Times New Roman" w:hAnsi="Times New Roman"/>
          <w:lang w:val="sv-SE"/>
        </w:rPr>
        <w:t xml:space="preserve">sien, Arabien.” </w:t>
      </w:r>
      <w:r w:rsidRPr="006962CE">
        <w:rPr>
          <w:rFonts w:ascii="Times New Roman" w:hAnsi="Times New Roman"/>
          <w:lang w:val="sv-SE"/>
        </w:rPr>
        <w:br/>
      </w:r>
      <w:r w:rsidRPr="006962CE">
        <w:rPr>
          <w:rFonts w:ascii="Times New Roman" w:hAnsi="Times New Roman"/>
          <w:b/>
          <w:bCs/>
          <w:lang w:val="sv-SE"/>
        </w:rPr>
        <w:t>Cineas</w:t>
      </w:r>
      <w:r w:rsidRPr="006962CE">
        <w:rPr>
          <w:rFonts w:ascii="Times New Roman" w:hAnsi="Times New Roman"/>
          <w:lang w:val="sv-SE"/>
        </w:rPr>
        <w:t xml:space="preserve">: “Och sedan då?” </w:t>
      </w:r>
      <w:r w:rsidRPr="006962CE">
        <w:rPr>
          <w:rFonts w:ascii="Times New Roman" w:hAnsi="Times New Roman"/>
          <w:lang w:val="sv-SE"/>
        </w:rPr>
        <w:br/>
      </w:r>
      <w:r w:rsidRPr="006962CE">
        <w:rPr>
          <w:rFonts w:ascii="Times New Roman" w:hAnsi="Times New Roman"/>
          <w:b/>
          <w:bCs/>
          <w:lang w:val="sv-SE"/>
        </w:rPr>
        <w:t>Pyrrhus</w:t>
      </w:r>
      <w:r w:rsidRPr="006962CE">
        <w:rPr>
          <w:rFonts w:ascii="Times New Roman" w:hAnsi="Times New Roman"/>
          <w:lang w:val="sv-SE"/>
        </w:rPr>
        <w:t xml:space="preserve">: “Sedan far vi hela vägen till Indien.” </w:t>
      </w:r>
      <w:r w:rsidRPr="006962CE">
        <w:rPr>
          <w:rFonts w:ascii="Times New Roman" w:hAnsi="Times New Roman"/>
          <w:lang w:val="sv-SE"/>
        </w:rPr>
        <w:br/>
      </w:r>
      <w:r w:rsidRPr="006962CE">
        <w:rPr>
          <w:rFonts w:ascii="Times New Roman" w:hAnsi="Times New Roman"/>
          <w:b/>
          <w:bCs/>
          <w:lang w:val="sv-SE"/>
        </w:rPr>
        <w:t>Cineas</w:t>
      </w:r>
      <w:r w:rsidRPr="006962CE">
        <w:rPr>
          <w:rFonts w:ascii="Times New Roman" w:hAnsi="Times New Roman"/>
          <w:lang w:val="sv-SE"/>
        </w:rPr>
        <w:t xml:space="preserve">: “Och sedan då?” </w:t>
      </w:r>
      <w:r w:rsidRPr="006962CE">
        <w:rPr>
          <w:rFonts w:ascii="Times New Roman" w:hAnsi="Times New Roman"/>
          <w:lang w:val="sv-SE"/>
        </w:rPr>
        <w:br/>
      </w:r>
      <w:r w:rsidRPr="006962CE">
        <w:rPr>
          <w:rFonts w:ascii="Times New Roman" w:hAnsi="Times New Roman"/>
          <w:b/>
          <w:bCs/>
          <w:lang w:val="sv-SE"/>
        </w:rPr>
        <w:t>Pyrrhus</w:t>
      </w:r>
      <w:r w:rsidRPr="006962CE">
        <w:rPr>
          <w:rFonts w:ascii="Times New Roman" w:hAnsi="Times New Roman"/>
          <w:lang w:val="sv-SE"/>
        </w:rPr>
        <w:t xml:space="preserve">: “Åh, sedan vilar jag.” </w:t>
      </w:r>
      <w:r w:rsidRPr="006962CE">
        <w:rPr>
          <w:rFonts w:ascii="Times New Roman" w:hAnsi="Times New Roman"/>
          <w:lang w:val="sv-SE"/>
        </w:rPr>
        <w:br/>
      </w:r>
      <w:r w:rsidRPr="006962CE">
        <w:rPr>
          <w:rFonts w:ascii="Times New Roman" w:hAnsi="Times New Roman"/>
          <w:b/>
          <w:bCs/>
          <w:lang w:val="sv-SE"/>
        </w:rPr>
        <w:t>Cineas</w:t>
      </w:r>
      <w:r w:rsidRPr="006962CE">
        <w:rPr>
          <w:rFonts w:ascii="Times New Roman" w:hAnsi="Times New Roman"/>
          <w:lang w:val="sv-SE"/>
        </w:rPr>
        <w:t>: “Men säg mig, varför vilar du i så fall inte nu?”</w:t>
      </w:r>
      <w:r>
        <w:rPr>
          <w:rStyle w:val="FootnoteAnchor"/>
          <w:rFonts w:ascii="Times New Roman" w:hAnsi="Times New Roman"/>
        </w:rPr>
        <w:footnoteReference w:id="6"/>
      </w:r>
    </w:p>
    <w:p w:rsidR="004225B6" w:rsidRPr="006962CE" w:rsidRDefault="00D453BB">
      <w:pPr>
        <w:pStyle w:val="TextBody"/>
        <w:rPr>
          <w:rFonts w:ascii="Times New Roman" w:hAnsi="Times New Roman"/>
          <w:lang w:val="sv-SE"/>
        </w:rPr>
      </w:pPr>
      <w:r w:rsidRPr="006962CE">
        <w:rPr>
          <w:rFonts w:ascii="Times New Roman" w:hAnsi="Times New Roman"/>
          <w:lang w:val="sv-SE"/>
        </w:rPr>
        <w:t>Vad Pyrrhu</w:t>
      </w:r>
      <w:r w:rsidRPr="006962CE">
        <w:rPr>
          <w:rFonts w:ascii="Times New Roman" w:hAnsi="Times New Roman"/>
          <w:lang w:val="sv-SE"/>
        </w:rPr>
        <w:t>s är på</w:t>
      </w:r>
      <w:ins w:id="30" w:author="36193" w:date="2015-07-20T17:06:00Z">
        <w:r w:rsidR="006962CE">
          <w:rPr>
            <w:rFonts w:ascii="Times New Roman" w:hAnsi="Times New Roman"/>
            <w:lang w:val="sv-SE"/>
          </w:rPr>
          <w:t xml:space="preserve"> </w:t>
        </w:r>
      </w:ins>
      <w:r w:rsidRPr="006962CE">
        <w:rPr>
          <w:rFonts w:ascii="Times New Roman" w:hAnsi="Times New Roman"/>
          <w:lang w:val="sv-SE"/>
        </w:rPr>
        <w:t>väg att ge sig in på står som ett exempel på ett projekt, ett personligt projekt att erövra världen</w:t>
      </w:r>
      <w:ins w:id="31" w:author="36193" w:date="2015-07-20T17:06:00Z">
        <w:r w:rsidR="006962CE">
          <w:rPr>
            <w:rFonts w:ascii="Times New Roman" w:hAnsi="Times New Roman"/>
            <w:lang w:val="sv-SE"/>
          </w:rPr>
          <w:t xml:space="preserve"> </w:t>
        </w:r>
      </w:ins>
      <w:r w:rsidRPr="006962CE">
        <w:rPr>
          <w:rFonts w:ascii="Times New Roman" w:hAnsi="Times New Roman"/>
          <w:lang w:val="sv-SE"/>
        </w:rPr>
        <w:t>-</w:t>
      </w:r>
      <w:ins w:id="32" w:author="36193" w:date="2015-07-20T17:06:00Z">
        <w:r w:rsidR="006962CE">
          <w:rPr>
            <w:rFonts w:ascii="Times New Roman" w:hAnsi="Times New Roman"/>
            <w:lang w:val="sv-SE"/>
          </w:rPr>
          <w:t xml:space="preserve"> </w:t>
        </w:r>
      </w:ins>
      <w:del w:id="33" w:author="36193" w:date="2015-07-20T17:06:00Z">
        <w:r w:rsidRPr="006962CE" w:rsidDel="006962CE">
          <w:rPr>
            <w:rFonts w:ascii="Times New Roman" w:hAnsi="Times New Roman"/>
            <w:lang w:val="sv-SE"/>
          </w:rPr>
          <w:delText>-</w:delText>
        </w:r>
      </w:del>
      <w:r w:rsidRPr="006962CE">
        <w:rPr>
          <w:rFonts w:ascii="Times New Roman" w:hAnsi="Times New Roman"/>
          <w:lang w:val="sv-SE"/>
        </w:rPr>
        <w:t>men är det även ett exempel på meningskap?</w:t>
      </w:r>
    </w:p>
    <w:p w:rsidR="004225B6" w:rsidRPr="006962CE" w:rsidRDefault="00D453BB">
      <w:pPr>
        <w:pStyle w:val="TextBody"/>
        <w:rPr>
          <w:rFonts w:ascii="Times New Roman" w:hAnsi="Times New Roman"/>
          <w:lang w:val="sv-SE"/>
        </w:rPr>
      </w:pPr>
      <w:r w:rsidRPr="006962CE">
        <w:rPr>
          <w:rFonts w:ascii="Times New Roman" w:hAnsi="Times New Roman"/>
          <w:lang w:val="sv-SE"/>
        </w:rPr>
        <w:t>Filmskaparen Woody Allen beskrev nyligen anledningen till sitt eget projekt:</w:t>
      </w:r>
      <w:r w:rsidRPr="006962CE">
        <w:rPr>
          <w:rFonts w:ascii="Times New Roman" w:hAnsi="Times New Roman"/>
          <w:lang w:val="sv-SE"/>
        </w:rPr>
        <w:br/>
      </w:r>
      <w:r w:rsidRPr="006962CE">
        <w:rPr>
          <w:rFonts w:ascii="Times New Roman" w:hAnsi="Times New Roman"/>
          <w:b/>
          <w:bCs/>
          <w:lang w:val="sv-SE"/>
        </w:rPr>
        <w:t xml:space="preserve">Woody Allen: </w:t>
      </w:r>
      <w:r w:rsidRPr="006962CE">
        <w:rPr>
          <w:rFonts w:ascii="Times New Roman" w:hAnsi="Times New Roman"/>
          <w:i/>
          <w:iCs/>
          <w:lang w:val="sv-SE"/>
        </w:rPr>
        <w:t xml:space="preserve">"Om jag inte </w:t>
      </w:r>
      <w:r w:rsidRPr="006962CE">
        <w:rPr>
          <w:rFonts w:ascii="Times New Roman" w:hAnsi="Times New Roman"/>
          <w:i/>
          <w:iCs/>
          <w:lang w:val="sv-SE"/>
        </w:rPr>
        <w:t>löser det blir det en dålig film men jag kommer inte att dö. Det är därför jag gör det. Jag distraherar mig... att göra film är en underbar distraktion. Jag tänker inte på döden, min kropps förfall, att jag kommer att bli gammal en gång i en avlägsen framt</w:t>
      </w:r>
      <w:r w:rsidRPr="006962CE">
        <w:rPr>
          <w:rFonts w:ascii="Times New Roman" w:hAnsi="Times New Roman"/>
          <w:i/>
          <w:iCs/>
          <w:lang w:val="sv-SE"/>
        </w:rPr>
        <w:t>id."</w:t>
      </w:r>
      <w:r>
        <w:rPr>
          <w:rStyle w:val="FootnoteAnchor"/>
          <w:rFonts w:ascii="Times New Roman" w:hAnsi="Times New Roman"/>
          <w:i/>
          <w:iCs/>
        </w:rPr>
        <w:footnoteReference w:id="7"/>
      </w:r>
      <w:r w:rsidRPr="006962CE">
        <w:rPr>
          <w:rFonts w:ascii="Times New Roman" w:hAnsi="Times New Roman"/>
          <w:i/>
          <w:iCs/>
          <w:lang w:val="sv-SE"/>
        </w:rPr>
        <w:br/>
      </w:r>
      <w:r w:rsidRPr="006962CE">
        <w:rPr>
          <w:rFonts w:ascii="Times New Roman" w:hAnsi="Times New Roman"/>
          <w:lang w:val="sv-SE"/>
        </w:rPr>
        <w:t>Beskriver det här meningskap?</w:t>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Mitt svar på båda dessa frågor är </w:t>
      </w:r>
      <w:r w:rsidRPr="006962CE">
        <w:rPr>
          <w:rFonts w:ascii="Times New Roman" w:hAnsi="Times New Roman"/>
          <w:i/>
          <w:iCs/>
          <w:lang w:val="sv-SE"/>
        </w:rPr>
        <w:t>nej</w:t>
      </w:r>
      <w:r w:rsidRPr="006962CE">
        <w:rPr>
          <w:rFonts w:ascii="Times New Roman" w:hAnsi="Times New Roman"/>
          <w:lang w:val="sv-SE"/>
        </w:rPr>
        <w:t xml:space="preserve">. Vad båda dessa projekt erkänner är att livet är i slutändan </w:t>
      </w:r>
      <w:r w:rsidRPr="006962CE">
        <w:rPr>
          <w:rFonts w:ascii="Times New Roman" w:hAnsi="Times New Roman"/>
          <w:lang w:val="sv-SE"/>
        </w:rPr>
        <w:lastRenderedPageBreak/>
        <w:t xml:space="preserve">meningslöst, i betydelsen att det saknar kosmisk mening. Därmed fyller dessa projekt bara ett syfte som distraktion från </w:t>
      </w:r>
      <w:r w:rsidRPr="006962CE">
        <w:rPr>
          <w:rFonts w:ascii="Times New Roman" w:hAnsi="Times New Roman"/>
          <w:lang w:val="sv-SE"/>
        </w:rPr>
        <w:t>en i övrigt meningslös tillvaro. Denna attityd misslyckas att ta i beaktande hur obetydlig kosmisk mening är. Som Cineas påpekar, målet med den här typen av projekt är att avsluta det</w:t>
      </w:r>
      <w:ins w:id="34" w:author="36193" w:date="2015-07-20T17:07:00Z">
        <w:r w:rsidR="00E128D7">
          <w:rPr>
            <w:rFonts w:ascii="Times New Roman" w:hAnsi="Times New Roman"/>
            <w:lang w:val="sv-SE"/>
          </w:rPr>
          <w:t xml:space="preserve"> </w:t>
        </w:r>
      </w:ins>
      <w:del w:id="35" w:author="36193" w:date="2015-07-20T17:07:00Z">
        <w:r w:rsidRPr="006962CE" w:rsidDel="00E128D7">
          <w:rPr>
            <w:rFonts w:ascii="Times New Roman" w:hAnsi="Times New Roman"/>
            <w:lang w:val="sv-SE"/>
          </w:rPr>
          <w:delText>-</w:delText>
        </w:r>
      </w:del>
      <w:r w:rsidRPr="006962CE">
        <w:rPr>
          <w:rFonts w:ascii="Times New Roman" w:hAnsi="Times New Roman"/>
          <w:lang w:val="sv-SE"/>
        </w:rPr>
        <w:t>-</w:t>
      </w:r>
      <w:ins w:id="36" w:author="36193" w:date="2015-07-20T17:07:00Z">
        <w:r w:rsidR="00E128D7">
          <w:rPr>
            <w:rFonts w:ascii="Times New Roman" w:hAnsi="Times New Roman"/>
            <w:lang w:val="sv-SE"/>
          </w:rPr>
          <w:t xml:space="preserve"> </w:t>
        </w:r>
      </w:ins>
      <w:r w:rsidRPr="006962CE">
        <w:rPr>
          <w:rFonts w:ascii="Times New Roman" w:hAnsi="Times New Roman"/>
          <w:lang w:val="sv-SE"/>
        </w:rPr>
        <w:t>så varför ens ge sig in på det? Varför inte vila nu? Som kommer att fra</w:t>
      </w:r>
      <w:r w:rsidRPr="006962CE">
        <w:rPr>
          <w:rFonts w:ascii="Times New Roman" w:hAnsi="Times New Roman"/>
          <w:lang w:val="sv-SE"/>
        </w:rPr>
        <w:t>mgå nedan är detta delvis anledningen till att dessa projekt inte är meningskapsprojekt.</w:t>
      </w:r>
    </w:p>
    <w:p w:rsidR="004225B6" w:rsidRPr="006962CE" w:rsidRDefault="00D453BB">
      <w:pPr>
        <w:pStyle w:val="TextBody"/>
        <w:rPr>
          <w:rFonts w:ascii="Times New Roman" w:hAnsi="Times New Roman"/>
          <w:lang w:val="sv-SE"/>
        </w:rPr>
      </w:pPr>
      <w:r w:rsidRPr="006962CE">
        <w:rPr>
          <w:rFonts w:ascii="Times New Roman" w:hAnsi="Times New Roman"/>
          <w:lang w:val="sv-SE"/>
        </w:rPr>
        <w:t>Ett meningskapsprojekt är inte medel för ett mål. Det kan aldrig fullbordas. Ett projekt som syftar till att avsluta sig självt och göra sig överflödigt, så som att er</w:t>
      </w:r>
      <w:r w:rsidRPr="006962CE">
        <w:rPr>
          <w:rFonts w:ascii="Times New Roman" w:hAnsi="Times New Roman"/>
          <w:lang w:val="sv-SE"/>
        </w:rPr>
        <w:t xml:space="preserve">övra världen, äga allt, skapa en utopi, är alla motsatsen till meningskap. Sådana projekt väljer jag att kalla </w:t>
      </w:r>
      <w:r w:rsidRPr="006962CE">
        <w:rPr>
          <w:rFonts w:ascii="Times New Roman" w:hAnsi="Times New Roman"/>
          <w:i/>
          <w:iCs/>
          <w:lang w:val="sv-SE"/>
        </w:rPr>
        <w:t>totalitära</w:t>
      </w:r>
      <w:r w:rsidRPr="006962CE">
        <w:rPr>
          <w:rFonts w:ascii="Times New Roman" w:hAnsi="Times New Roman"/>
          <w:lang w:val="sv-SE"/>
        </w:rPr>
        <w:t>. (De utopiska projekten är en underkategori till dessa.) Exempel på totalitära projekt är nyliberalismen, en vetenskaplig teori om all</w:t>
      </w:r>
      <w:r w:rsidRPr="006962CE">
        <w:rPr>
          <w:rFonts w:ascii="Times New Roman" w:hAnsi="Times New Roman"/>
          <w:lang w:val="sv-SE"/>
        </w:rPr>
        <w:t>t, samt vissa former av Marxism. Varje utopisk strävan efter ett ideal eller perfektion blir totalitärt. Dessa är projekten som drivs av osäkerhet, och de är motsatsen till meningskap.</w:t>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Som kommer att framstå, </w:t>
      </w:r>
      <w:ins w:id="37" w:author="36193" w:date="2015-07-20T17:08:00Z">
        <w:r w:rsidR="00E128D7">
          <w:rPr>
            <w:rFonts w:ascii="Times New Roman" w:hAnsi="Times New Roman"/>
            <w:lang w:val="sv-SE"/>
          </w:rPr>
          <w:t xml:space="preserve">hittas </w:t>
        </w:r>
      </w:ins>
      <w:r w:rsidRPr="006962CE">
        <w:rPr>
          <w:rFonts w:ascii="Times New Roman" w:hAnsi="Times New Roman"/>
          <w:lang w:val="sv-SE"/>
        </w:rPr>
        <w:t xml:space="preserve">meningskap </w:t>
      </w:r>
      <w:del w:id="38" w:author="36193" w:date="2015-07-20T17:08:00Z">
        <w:r w:rsidRPr="006962CE" w:rsidDel="00E128D7">
          <w:rPr>
            <w:rFonts w:ascii="Times New Roman" w:hAnsi="Times New Roman"/>
            <w:lang w:val="sv-SE"/>
          </w:rPr>
          <w:delText xml:space="preserve">hittas </w:delText>
        </w:r>
      </w:del>
      <w:r w:rsidRPr="006962CE">
        <w:rPr>
          <w:rFonts w:ascii="Times New Roman" w:hAnsi="Times New Roman"/>
          <w:lang w:val="sv-SE"/>
        </w:rPr>
        <w:t>i en annan form av projekt, p</w:t>
      </w:r>
      <w:r w:rsidRPr="006962CE">
        <w:rPr>
          <w:rFonts w:ascii="Times New Roman" w:hAnsi="Times New Roman"/>
          <w:lang w:val="sv-SE"/>
        </w:rPr>
        <w:t xml:space="preserve">rojektet som är sin egen grund för att finnas. Projekt av </w:t>
      </w:r>
      <w:r w:rsidRPr="006962CE">
        <w:rPr>
          <w:rFonts w:ascii="Times New Roman" w:hAnsi="Times New Roman"/>
          <w:i/>
          <w:iCs/>
          <w:lang w:val="sv-SE"/>
        </w:rPr>
        <w:t>uppriktighet</w:t>
      </w:r>
      <w:r w:rsidRPr="006962CE">
        <w:rPr>
          <w:rFonts w:ascii="Times New Roman" w:hAnsi="Times New Roman"/>
          <w:lang w:val="sv-SE"/>
        </w:rPr>
        <w:t>. Genom att vara uppriktig gör man det man gör för att man gör</w:t>
      </w:r>
      <w:del w:id="39" w:author="36193" w:date="2015-07-20T17:08:00Z">
        <w:r w:rsidRPr="006962CE" w:rsidDel="00E128D7">
          <w:rPr>
            <w:rFonts w:ascii="Times New Roman" w:hAnsi="Times New Roman"/>
            <w:lang w:val="sv-SE"/>
          </w:rPr>
          <w:delText>a</w:delText>
        </w:r>
      </w:del>
      <w:r w:rsidRPr="006962CE">
        <w:rPr>
          <w:rFonts w:ascii="Times New Roman" w:hAnsi="Times New Roman"/>
          <w:lang w:val="sv-SE"/>
        </w:rPr>
        <w:t xml:space="preserve"> just det, och inte av något annat skäl. Det finns inget högre kall, inga tillåtna uppo</w:t>
      </w:r>
      <w:ins w:id="40" w:author="36193" w:date="2015-07-20T17:08:00Z">
        <w:r w:rsidR="00E128D7">
          <w:rPr>
            <w:rFonts w:ascii="Times New Roman" w:hAnsi="Times New Roman"/>
            <w:lang w:val="sv-SE"/>
          </w:rPr>
          <w:t>f</w:t>
        </w:r>
      </w:ins>
      <w:r w:rsidRPr="006962CE">
        <w:rPr>
          <w:rFonts w:ascii="Times New Roman" w:hAnsi="Times New Roman"/>
          <w:lang w:val="sv-SE"/>
        </w:rPr>
        <w:t>fringar, bara det som man gör. Det k</w:t>
      </w:r>
      <w:r w:rsidRPr="006962CE">
        <w:rPr>
          <w:rFonts w:ascii="Times New Roman" w:hAnsi="Times New Roman"/>
          <w:lang w:val="sv-SE"/>
        </w:rPr>
        <w:t>an tyckas vagt, men som vi kommer att se, meningskapsprojektet är specifikt och konkret.</w:t>
      </w:r>
    </w:p>
    <w:p w:rsidR="004225B6" w:rsidRPr="006962CE" w:rsidRDefault="00D453BB">
      <w:pPr>
        <w:pStyle w:val="TextBody"/>
        <w:rPr>
          <w:rFonts w:ascii="Times New Roman" w:hAnsi="Times New Roman"/>
          <w:b/>
          <w:bCs/>
          <w:sz w:val="36"/>
          <w:szCs w:val="36"/>
          <w:lang w:val="sv-SE"/>
        </w:rPr>
      </w:pPr>
      <w:r w:rsidRPr="006962CE">
        <w:rPr>
          <w:rFonts w:ascii="Times New Roman" w:hAnsi="Times New Roman"/>
          <w:b/>
          <w:bCs/>
          <w:sz w:val="36"/>
          <w:szCs w:val="36"/>
          <w:lang w:val="sv-SE"/>
        </w:rPr>
        <w:t>Meningskapsprojektet</w:t>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Låt mig försöka mig på att definiera meningskap här, så kanske jag modifierar definitionen senare: </w:t>
      </w:r>
    </w:p>
    <w:p w:rsidR="004225B6" w:rsidRDefault="00D453BB">
      <w:pPr>
        <w:pStyle w:val="TextBody"/>
        <w:rPr>
          <w:rFonts w:ascii="Times New Roman" w:hAnsi="Times New Roman"/>
        </w:rPr>
      </w:pPr>
      <w:r>
        <w:rPr>
          <w:rFonts w:ascii="Times New Roman" w:hAnsi="Times New Roman"/>
          <w:noProof/>
          <w:lang w:val="sv-SE" w:eastAsia="sv-SE" w:bidi="ar-SA"/>
        </w:rPr>
        <w:drawing>
          <wp:inline distT="0" distB="0" distL="0" distR="0">
            <wp:extent cx="2962910" cy="22212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2962910" cy="2221230"/>
                    </a:xfrm>
                    <a:prstGeom prst="rect">
                      <a:avLst/>
                    </a:prstGeom>
                    <a:noFill/>
                    <a:ln w="9525">
                      <a:noFill/>
                      <a:miter lim="800000"/>
                      <a:headEnd/>
                      <a:tailEnd/>
                    </a:ln>
                  </pic:spPr>
                </pic:pic>
              </a:graphicData>
            </a:graphic>
          </wp:inline>
        </w:drawing>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Meningskap är projektet att bli en människa </w:t>
      </w:r>
      <w:r w:rsidRPr="006962CE">
        <w:rPr>
          <w:rFonts w:ascii="Times New Roman" w:hAnsi="Times New Roman"/>
          <w:lang w:val="sv-SE"/>
        </w:rPr>
        <w:t>och inte bara en liten lort, det är projektet att ta tag i sitt oändliga</w:t>
      </w:r>
      <w:r>
        <w:rPr>
          <w:rStyle w:val="FootnoteAnchor"/>
          <w:rFonts w:ascii="Times New Roman" w:hAnsi="Times New Roman"/>
        </w:rPr>
        <w:footnoteReference w:id="8"/>
      </w:r>
      <w:r w:rsidRPr="006962CE">
        <w:rPr>
          <w:rFonts w:ascii="Times New Roman" w:hAnsi="Times New Roman"/>
          <w:lang w:val="sv-SE"/>
        </w:rPr>
        <w:t xml:space="preserve"> personskap och komma över sitt arv och </w:t>
      </w:r>
      <w:proofErr w:type="gramStart"/>
      <w:r w:rsidRPr="006962CE">
        <w:rPr>
          <w:rFonts w:ascii="Times New Roman" w:hAnsi="Times New Roman"/>
          <w:lang w:val="sv-SE"/>
        </w:rPr>
        <w:t>miljö</w:t>
      </w:r>
      <w:proofErr w:type="gramEnd"/>
      <w:r>
        <w:rPr>
          <w:rStyle w:val="FootnoteAnchor"/>
          <w:rFonts w:ascii="Times New Roman" w:hAnsi="Times New Roman"/>
        </w:rPr>
        <w:footnoteReference w:id="9"/>
      </w:r>
      <w:r w:rsidRPr="006962CE">
        <w:rPr>
          <w:rFonts w:ascii="Times New Roman" w:hAnsi="Times New Roman"/>
          <w:lang w:val="sv-SE"/>
        </w:rPr>
        <w:t>. Det är projektet att förvandla den Andre till Varandra, för man kan inte ta tag i sitt personskap utan att också hjälpa någon annan i s</w:t>
      </w:r>
      <w:r w:rsidRPr="006962CE">
        <w:rPr>
          <w:rFonts w:ascii="Times New Roman" w:hAnsi="Times New Roman"/>
          <w:lang w:val="sv-SE"/>
        </w:rPr>
        <w:t xml:space="preserve">amma hänseende, man kan inte göra det själv. Och livets meningskap är skälet att leva. Och det är ett projekt utan slut, eftersom medvetandet inte är binärt, när man dyker ner i personskapets bottenlösa bassäng är </w:t>
      </w:r>
      <w:r w:rsidRPr="006962CE">
        <w:rPr>
          <w:rFonts w:ascii="Times New Roman" w:hAnsi="Times New Roman"/>
          <w:lang w:val="sv-SE"/>
        </w:rPr>
        <w:lastRenderedPageBreak/>
        <w:t>transformationerna utan slut eller mål.</w:t>
      </w:r>
    </w:p>
    <w:p w:rsidR="004225B6" w:rsidRPr="006962CE" w:rsidRDefault="00D453BB">
      <w:pPr>
        <w:pStyle w:val="TextBody"/>
        <w:rPr>
          <w:rFonts w:ascii="Times New Roman" w:hAnsi="Times New Roman"/>
          <w:lang w:val="sv-SE"/>
        </w:rPr>
      </w:pPr>
      <w:r w:rsidRPr="006962CE">
        <w:rPr>
          <w:rFonts w:ascii="Times New Roman" w:hAnsi="Times New Roman"/>
          <w:lang w:val="sv-SE"/>
        </w:rPr>
        <w:t>Lå</w:t>
      </w:r>
      <w:r w:rsidRPr="006962CE">
        <w:rPr>
          <w:rFonts w:ascii="Times New Roman" w:hAnsi="Times New Roman"/>
          <w:lang w:val="sv-SE"/>
        </w:rPr>
        <w:t>ter det vagt? Det är det inte. Andledningen till att meningskap är konkret är helt enkelt detta: Det härleds från det faktum att vi är biologiska varelser</w:t>
      </w:r>
      <w:del w:id="44" w:author="36193" w:date="2015-07-20T17:10:00Z">
        <w:r w:rsidRPr="006962CE" w:rsidDel="00E128D7">
          <w:rPr>
            <w:rFonts w:ascii="Times New Roman" w:hAnsi="Times New Roman"/>
            <w:lang w:val="sv-SE"/>
          </w:rPr>
          <w:delText>,</w:delText>
        </w:r>
      </w:del>
      <w:r w:rsidRPr="006962CE">
        <w:rPr>
          <w:rFonts w:ascii="Times New Roman" w:hAnsi="Times New Roman"/>
          <w:lang w:val="sv-SE"/>
        </w:rPr>
        <w:t xml:space="preserve"> och </w:t>
      </w:r>
      <w:del w:id="45" w:author="36193" w:date="2015-07-20T17:10:00Z">
        <w:r w:rsidRPr="006962CE" w:rsidDel="00E128D7">
          <w:rPr>
            <w:rFonts w:ascii="Times New Roman" w:hAnsi="Times New Roman"/>
            <w:lang w:val="sv-SE"/>
          </w:rPr>
          <w:delText xml:space="preserve">vi är </w:delText>
        </w:r>
      </w:del>
      <w:r w:rsidRPr="006962CE">
        <w:rPr>
          <w:rFonts w:ascii="Times New Roman" w:hAnsi="Times New Roman"/>
          <w:lang w:val="sv-SE"/>
        </w:rPr>
        <w:t>sociala varelser.</w:t>
      </w:r>
    </w:p>
    <w:p w:rsidR="004225B6" w:rsidRPr="006962CE" w:rsidRDefault="00D453BB">
      <w:pPr>
        <w:pStyle w:val="TextBody"/>
        <w:rPr>
          <w:rFonts w:ascii="Times New Roman" w:hAnsi="Times New Roman"/>
          <w:lang w:val="sv-SE"/>
        </w:rPr>
      </w:pPr>
      <w:r w:rsidRPr="006962CE">
        <w:rPr>
          <w:rFonts w:ascii="Times New Roman" w:hAnsi="Times New Roman"/>
          <w:lang w:val="sv-SE"/>
        </w:rPr>
        <w:t>I förra avsnittet uppmärksammades fyra faser av mänsklig utveckling</w:t>
      </w:r>
      <w:r>
        <w:rPr>
          <w:rStyle w:val="FootnoteAnchor"/>
          <w:rFonts w:ascii="Times New Roman" w:hAnsi="Times New Roman"/>
        </w:rPr>
        <w:footnoteReference w:id="10"/>
      </w:r>
      <w:r w:rsidRPr="006962CE">
        <w:rPr>
          <w:rFonts w:ascii="Times New Roman" w:hAnsi="Times New Roman"/>
          <w:lang w:val="sv-SE"/>
        </w:rPr>
        <w:t>:</w:t>
      </w:r>
      <w:r w:rsidRPr="006962CE">
        <w:rPr>
          <w:rFonts w:ascii="Times New Roman" w:hAnsi="Times New Roman"/>
          <w:lang w:val="sv-SE"/>
        </w:rPr>
        <w:br/>
      </w:r>
      <w:r w:rsidRPr="006962CE">
        <w:rPr>
          <w:rFonts w:ascii="Times New Roman" w:hAnsi="Times New Roman"/>
          <w:b/>
          <w:bCs/>
          <w:lang w:val="sv-SE"/>
        </w:rPr>
        <w:t>1.</w:t>
      </w:r>
      <w:r w:rsidRPr="006962CE">
        <w:rPr>
          <w:rFonts w:ascii="Times New Roman" w:hAnsi="Times New Roman"/>
          <w:lang w:val="sv-SE"/>
        </w:rPr>
        <w:t xml:space="preserve"> I</w:t>
      </w:r>
      <w:del w:id="46" w:author="36193" w:date="2015-07-20T17:10:00Z">
        <w:r w:rsidRPr="006962CE" w:rsidDel="00E128D7">
          <w:rPr>
            <w:rFonts w:ascii="Times New Roman" w:hAnsi="Times New Roman"/>
            <w:lang w:val="sv-SE"/>
          </w:rPr>
          <w:delText>m</w:delText>
        </w:r>
      </w:del>
      <w:r w:rsidRPr="006962CE">
        <w:rPr>
          <w:rFonts w:ascii="Times New Roman" w:hAnsi="Times New Roman"/>
          <w:lang w:val="sv-SE"/>
        </w:rPr>
        <w:t xml:space="preserve">miterande barndom, där man lär sig att särskilja sin kulturs kategorier. Särskilja äpplen från apelsiner, träskedar från träblock, mödrar från fäder, osv. Man </w:t>
      </w:r>
      <w:del w:id="47" w:author="36193" w:date="2015-07-20T17:10:00Z">
        <w:r w:rsidRPr="006962CE" w:rsidDel="00E128D7">
          <w:rPr>
            <w:rFonts w:ascii="Times New Roman" w:hAnsi="Times New Roman"/>
            <w:lang w:val="sv-SE"/>
          </w:rPr>
          <w:delText>immiterar</w:delText>
        </w:r>
      </w:del>
      <w:ins w:id="48" w:author="36193" w:date="2015-07-20T17:10:00Z">
        <w:r w:rsidR="00E128D7" w:rsidRPr="006962CE">
          <w:rPr>
            <w:rFonts w:ascii="Times New Roman" w:hAnsi="Times New Roman"/>
            <w:lang w:val="sv-SE"/>
          </w:rPr>
          <w:t>imiterar</w:t>
        </w:r>
      </w:ins>
      <w:r w:rsidRPr="006962CE">
        <w:rPr>
          <w:rFonts w:ascii="Times New Roman" w:hAnsi="Times New Roman"/>
          <w:lang w:val="sv-SE"/>
        </w:rPr>
        <w:t xml:space="preserve"> utan att förstå vad kategorierna </w:t>
      </w:r>
      <w:r w:rsidRPr="006962CE">
        <w:rPr>
          <w:rFonts w:ascii="Times New Roman" w:hAnsi="Times New Roman"/>
          <w:i/>
          <w:iCs/>
          <w:lang w:val="sv-SE"/>
        </w:rPr>
        <w:t>betyder</w:t>
      </w:r>
      <w:r w:rsidRPr="006962CE">
        <w:rPr>
          <w:rFonts w:ascii="Times New Roman" w:hAnsi="Times New Roman"/>
          <w:lang w:val="sv-SE"/>
        </w:rPr>
        <w:t>.</w:t>
      </w:r>
      <w:r w:rsidRPr="006962CE">
        <w:rPr>
          <w:rFonts w:ascii="Times New Roman" w:hAnsi="Times New Roman"/>
          <w:lang w:val="sv-SE"/>
        </w:rPr>
        <w:br/>
      </w:r>
      <w:r w:rsidRPr="006962CE">
        <w:rPr>
          <w:rFonts w:ascii="Times New Roman" w:hAnsi="Times New Roman"/>
          <w:b/>
          <w:bCs/>
          <w:lang w:val="sv-SE"/>
        </w:rPr>
        <w:t>2.</w:t>
      </w:r>
      <w:r w:rsidRPr="006962CE">
        <w:rPr>
          <w:rFonts w:ascii="Times New Roman" w:hAnsi="Times New Roman"/>
          <w:lang w:val="sv-SE"/>
        </w:rPr>
        <w:t xml:space="preserve"> En ungdom driven av osäkerhet, där man </w:t>
      </w:r>
      <w:r w:rsidRPr="006962CE">
        <w:rPr>
          <w:rFonts w:ascii="Times New Roman" w:hAnsi="Times New Roman"/>
          <w:lang w:val="sv-SE"/>
        </w:rPr>
        <w:t>ofta smärtsamt</w:t>
      </w:r>
      <w:r>
        <w:rPr>
          <w:rStyle w:val="FootnoteAnchor"/>
          <w:rFonts w:ascii="Times New Roman" w:hAnsi="Times New Roman"/>
        </w:rPr>
        <w:footnoteReference w:id="11"/>
      </w:r>
      <w:r w:rsidRPr="006962CE">
        <w:rPr>
          <w:rFonts w:ascii="Times New Roman" w:hAnsi="Times New Roman"/>
          <w:lang w:val="sv-SE"/>
        </w:rPr>
        <w:t xml:space="preserve"> lär sig sociala hi</w:t>
      </w:r>
      <w:ins w:id="49" w:author="36193" w:date="2015-07-20T17:10:00Z">
        <w:r w:rsidR="00E128D7">
          <w:rPr>
            <w:rFonts w:ascii="Times New Roman" w:hAnsi="Times New Roman"/>
            <w:lang w:val="sv-SE"/>
          </w:rPr>
          <w:t>e</w:t>
        </w:r>
      </w:ins>
      <w:r w:rsidRPr="006962CE">
        <w:rPr>
          <w:rFonts w:ascii="Times New Roman" w:hAnsi="Times New Roman"/>
          <w:lang w:val="sv-SE"/>
        </w:rPr>
        <w:t>rarkier, och kategoriernas betydelse.</w:t>
      </w:r>
      <w:r w:rsidRPr="006962CE">
        <w:rPr>
          <w:rFonts w:ascii="Times New Roman" w:hAnsi="Times New Roman"/>
          <w:lang w:val="sv-SE"/>
        </w:rPr>
        <w:br/>
      </w:r>
      <w:r w:rsidRPr="006962CE">
        <w:rPr>
          <w:rFonts w:ascii="Times New Roman" w:hAnsi="Times New Roman"/>
          <w:b/>
          <w:bCs/>
          <w:lang w:val="sv-SE"/>
        </w:rPr>
        <w:t xml:space="preserve">3. </w:t>
      </w:r>
      <w:r w:rsidRPr="006962CE">
        <w:rPr>
          <w:rFonts w:ascii="Times New Roman" w:hAnsi="Times New Roman"/>
          <w:lang w:val="sv-SE"/>
        </w:rPr>
        <w:t>Kultursmart vuxenhet, där den inlärda kulturella kunskapen används för att hålla social smärta borta. Bekvämlighetszoner har formats, och den kultursmarte vuxne vet hur man håller s</w:t>
      </w:r>
      <w:r w:rsidRPr="006962CE">
        <w:rPr>
          <w:rFonts w:ascii="Times New Roman" w:hAnsi="Times New Roman"/>
          <w:lang w:val="sv-SE"/>
        </w:rPr>
        <w:t>ig inom dess gränser utan att göra sig illa, utan att bli obekväm.</w:t>
      </w:r>
      <w:r w:rsidRPr="006962CE">
        <w:rPr>
          <w:rFonts w:ascii="Times New Roman" w:hAnsi="Times New Roman"/>
          <w:lang w:val="sv-SE"/>
        </w:rPr>
        <w:br/>
      </w:r>
      <w:r w:rsidRPr="006962CE">
        <w:rPr>
          <w:rFonts w:ascii="Times New Roman" w:hAnsi="Times New Roman"/>
          <w:b/>
          <w:bCs/>
          <w:lang w:val="sv-SE"/>
        </w:rPr>
        <w:t>4.</w:t>
      </w:r>
      <w:r w:rsidRPr="006962CE">
        <w:rPr>
          <w:rFonts w:ascii="Times New Roman" w:hAnsi="Times New Roman"/>
          <w:lang w:val="sv-SE"/>
        </w:rPr>
        <w:t xml:space="preserve"> Mognad in i tillfälligt personskap och medvetande.</w:t>
      </w:r>
    </w:p>
    <w:p w:rsidR="004225B6" w:rsidRPr="006962CE" w:rsidRDefault="00E128D7">
      <w:pPr>
        <w:pStyle w:val="TextBody"/>
        <w:rPr>
          <w:rFonts w:ascii="Times New Roman" w:hAnsi="Times New Roman"/>
          <w:lang w:val="sv-SE"/>
        </w:rPr>
      </w:pPr>
      <w:ins w:id="50" w:author="36193" w:date="2015-07-20T17:11:00Z">
        <w:r>
          <w:rPr>
            <w:rFonts w:ascii="Times New Roman" w:hAnsi="Times New Roman"/>
            <w:lang w:val="sv-SE"/>
          </w:rPr>
          <w:t xml:space="preserve">Vilken </w:t>
        </w:r>
      </w:ins>
      <w:del w:id="51" w:author="36193" w:date="2015-07-20T17:11:00Z">
        <w:r w:rsidR="00D453BB" w:rsidRPr="006962CE" w:rsidDel="00E128D7">
          <w:rPr>
            <w:rFonts w:ascii="Times New Roman" w:hAnsi="Times New Roman"/>
            <w:lang w:val="sv-SE"/>
          </w:rPr>
          <w:delText xml:space="preserve">Den </w:delText>
        </w:r>
      </w:del>
      <w:r w:rsidR="00D453BB" w:rsidRPr="006962CE">
        <w:rPr>
          <w:rFonts w:ascii="Times New Roman" w:hAnsi="Times New Roman"/>
          <w:lang w:val="sv-SE"/>
        </w:rPr>
        <w:t>kultursmart</w:t>
      </w:r>
      <w:del w:id="52" w:author="36193" w:date="2015-07-20T17:11:00Z">
        <w:r w:rsidR="00D453BB" w:rsidRPr="006962CE" w:rsidDel="00E128D7">
          <w:rPr>
            <w:rFonts w:ascii="Times New Roman" w:hAnsi="Times New Roman"/>
            <w:lang w:val="sv-SE"/>
          </w:rPr>
          <w:delText>e</w:delText>
        </w:r>
      </w:del>
      <w:r w:rsidR="00D453BB" w:rsidRPr="006962CE">
        <w:rPr>
          <w:rFonts w:ascii="Times New Roman" w:hAnsi="Times New Roman"/>
          <w:lang w:val="sv-SE"/>
        </w:rPr>
        <w:t xml:space="preserve"> vux</w:t>
      </w:r>
      <w:ins w:id="53" w:author="36193" w:date="2015-07-20T17:11:00Z">
        <w:r>
          <w:rPr>
            <w:rFonts w:ascii="Times New Roman" w:hAnsi="Times New Roman"/>
            <w:lang w:val="sv-SE"/>
          </w:rPr>
          <w:t>e</w:t>
        </w:r>
      </w:ins>
      <w:r w:rsidR="00D453BB" w:rsidRPr="006962CE">
        <w:rPr>
          <w:rFonts w:ascii="Times New Roman" w:hAnsi="Times New Roman"/>
          <w:lang w:val="sv-SE"/>
        </w:rPr>
        <w:t>n</w:t>
      </w:r>
      <w:del w:id="54" w:author="36193" w:date="2015-07-20T17:11:00Z">
        <w:r w:rsidR="00D453BB" w:rsidRPr="006962CE" w:rsidDel="00E128D7">
          <w:rPr>
            <w:rFonts w:ascii="Times New Roman" w:hAnsi="Times New Roman"/>
            <w:lang w:val="sv-SE"/>
          </w:rPr>
          <w:delText>e</w:delText>
        </w:r>
      </w:del>
      <w:r w:rsidR="00D453BB" w:rsidRPr="006962CE">
        <w:rPr>
          <w:rFonts w:ascii="Times New Roman" w:hAnsi="Times New Roman"/>
          <w:lang w:val="sv-SE"/>
        </w:rPr>
        <w:t xml:space="preserve"> som vi i slutändan blir, beror på den kulturella uppväxt som tog oss hit. En del av meningskapsprojektet är att </w:t>
      </w:r>
      <w:r w:rsidR="00D453BB" w:rsidRPr="006962CE">
        <w:rPr>
          <w:rFonts w:ascii="Times New Roman" w:hAnsi="Times New Roman"/>
          <w:lang w:val="sv-SE"/>
        </w:rPr>
        <w:t>utmana våra kulturella fördomar och förutfattade meningar, och de är rotade i vår osäkerhet och rädsla för social smärta. I våra egon. Därför kan de bara utmanas socialt, tillsammans.</w:t>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Fast att utmana är inte att överge, utan att förstå. Utan kulturella </w:t>
      </w:r>
      <w:r w:rsidRPr="006962CE">
        <w:rPr>
          <w:rFonts w:ascii="Times New Roman" w:hAnsi="Times New Roman"/>
          <w:lang w:val="sv-SE"/>
        </w:rPr>
        <w:t>begränsningar är vi inte längre människor. Genom att utmana våra fördom</w:t>
      </w:r>
      <w:del w:id="55" w:author="36193" w:date="2015-07-20T17:11:00Z">
        <w:r w:rsidRPr="006962CE" w:rsidDel="00E128D7">
          <w:rPr>
            <w:rFonts w:ascii="Times New Roman" w:hAnsi="Times New Roman"/>
            <w:lang w:val="sv-SE"/>
          </w:rPr>
          <w:delText>m</w:delText>
        </w:r>
      </w:del>
      <w:r w:rsidRPr="006962CE">
        <w:rPr>
          <w:rFonts w:ascii="Times New Roman" w:hAnsi="Times New Roman"/>
          <w:lang w:val="sv-SE"/>
        </w:rPr>
        <w:t>ar kan vi förstå dem, vi kan bli varse dem, och integrera dem meningsfullt i våra liv utan före</w:t>
      </w:r>
      <w:del w:id="56" w:author="36193" w:date="2015-07-20T17:12:00Z">
        <w:r w:rsidRPr="006962CE" w:rsidDel="00E128D7">
          <w:rPr>
            <w:rFonts w:ascii="Times New Roman" w:hAnsi="Times New Roman"/>
            <w:lang w:val="sv-SE"/>
          </w:rPr>
          <w:delText>s</w:delText>
        </w:r>
      </w:del>
      <w:r w:rsidRPr="006962CE">
        <w:rPr>
          <w:rFonts w:ascii="Times New Roman" w:hAnsi="Times New Roman"/>
          <w:lang w:val="sv-SE"/>
        </w:rPr>
        <w:t>ställningen att de är bra eller naturliga</w:t>
      </w:r>
      <w:r>
        <w:rPr>
          <w:rStyle w:val="FootnoteAnchor"/>
          <w:rFonts w:ascii="Times New Roman" w:hAnsi="Times New Roman"/>
        </w:rPr>
        <w:footnoteReference w:id="12"/>
      </w:r>
      <w:r w:rsidRPr="006962CE">
        <w:rPr>
          <w:rFonts w:ascii="Times New Roman" w:hAnsi="Times New Roman"/>
          <w:lang w:val="sv-SE"/>
        </w:rPr>
        <w:t>, utan enbart en del av vilka vi har blivit. O</w:t>
      </w:r>
      <w:r w:rsidRPr="006962CE">
        <w:rPr>
          <w:rFonts w:ascii="Times New Roman" w:hAnsi="Times New Roman"/>
          <w:lang w:val="sv-SE"/>
        </w:rPr>
        <w:t>m vi förnekar den kunskapen kan vi inte alls transformeras.</w:t>
      </w:r>
    </w:p>
    <w:p w:rsidR="004225B6" w:rsidRPr="006962CE" w:rsidRDefault="00D453BB">
      <w:pPr>
        <w:pStyle w:val="TextBody"/>
        <w:rPr>
          <w:rFonts w:ascii="Times New Roman" w:hAnsi="Times New Roman"/>
          <w:lang w:val="sv-SE"/>
        </w:rPr>
      </w:pPr>
      <w:r w:rsidRPr="006962CE">
        <w:rPr>
          <w:rFonts w:ascii="Times New Roman" w:hAnsi="Times New Roman"/>
          <w:lang w:val="sv-SE"/>
        </w:rPr>
        <w:t>Det är här som mina moderna fördom</w:t>
      </w:r>
      <w:del w:id="57" w:author="36193" w:date="2015-07-20T17:12:00Z">
        <w:r w:rsidRPr="006962CE" w:rsidDel="00E128D7">
          <w:rPr>
            <w:rFonts w:ascii="Times New Roman" w:hAnsi="Times New Roman"/>
            <w:lang w:val="sv-SE"/>
          </w:rPr>
          <w:delText>m</w:delText>
        </w:r>
      </w:del>
      <w:r w:rsidRPr="006962CE">
        <w:rPr>
          <w:rFonts w:ascii="Times New Roman" w:hAnsi="Times New Roman"/>
          <w:lang w:val="sv-SE"/>
        </w:rPr>
        <w:t>ar kommer fram, och jag måste bekämpa föreställningen att förändring är framsteg. Transformationer gör oss inte bättre, de</w:t>
      </w:r>
      <w:del w:id="58" w:author="36193" w:date="2015-07-20T17:12:00Z">
        <w:r w:rsidRPr="006962CE" w:rsidDel="00E128D7">
          <w:rPr>
            <w:rFonts w:ascii="Times New Roman" w:hAnsi="Times New Roman"/>
            <w:lang w:val="sv-SE"/>
          </w:rPr>
          <w:delText>t</w:delText>
        </w:r>
      </w:del>
      <w:r w:rsidRPr="006962CE">
        <w:rPr>
          <w:rFonts w:ascii="Times New Roman" w:hAnsi="Times New Roman"/>
          <w:lang w:val="sv-SE"/>
        </w:rPr>
        <w:t xml:space="preserve"> gör oss bara annorlunda. Transformati</w:t>
      </w:r>
      <w:r w:rsidRPr="006962CE">
        <w:rPr>
          <w:rFonts w:ascii="Times New Roman" w:hAnsi="Times New Roman"/>
          <w:lang w:val="sv-SE"/>
        </w:rPr>
        <w:t xml:space="preserve">oner skalar inte av lager av oärlighet och osäkerhet för att finna något rent därunder. Jag har lätt </w:t>
      </w:r>
      <w:ins w:id="59" w:author="36193" w:date="2015-07-20T17:12:00Z">
        <w:r w:rsidR="00E128D7">
          <w:rPr>
            <w:rFonts w:ascii="Times New Roman" w:hAnsi="Times New Roman"/>
            <w:lang w:val="sv-SE"/>
          </w:rPr>
          <w:t xml:space="preserve">för </w:t>
        </w:r>
      </w:ins>
      <w:r w:rsidRPr="006962CE">
        <w:rPr>
          <w:rFonts w:ascii="Times New Roman" w:hAnsi="Times New Roman"/>
          <w:lang w:val="sv-SE"/>
        </w:rPr>
        <w:t>att lura mig själv att tro att det finns sanna aspekter av mig själv som vilar inom mig, som har gömts under min kultur. Självklart kan inte detta vara san</w:t>
      </w:r>
      <w:r w:rsidRPr="006962CE">
        <w:rPr>
          <w:rFonts w:ascii="Times New Roman" w:hAnsi="Times New Roman"/>
          <w:lang w:val="sv-SE"/>
        </w:rPr>
        <w:t>t, våra aspekter kan inte vila inom oss, de finns inte innan de blir till genom uppriktig</w:t>
      </w:r>
      <w:ins w:id="60" w:author="36193" w:date="2015-07-20T17:12:00Z">
        <w:r w:rsidR="00E128D7">
          <w:rPr>
            <w:rFonts w:ascii="Times New Roman" w:hAnsi="Times New Roman"/>
            <w:lang w:val="sv-SE"/>
          </w:rPr>
          <w:t>t</w:t>
        </w:r>
      </w:ins>
      <w:del w:id="61" w:author="36193" w:date="2015-07-20T17:12:00Z">
        <w:r w:rsidRPr="006962CE" w:rsidDel="00E128D7">
          <w:rPr>
            <w:rFonts w:ascii="Times New Roman" w:hAnsi="Times New Roman"/>
            <w:lang w:val="sv-SE"/>
          </w:rPr>
          <w:delText>a</w:delText>
        </w:r>
      </w:del>
      <w:r w:rsidRPr="006962CE">
        <w:rPr>
          <w:rFonts w:ascii="Times New Roman" w:hAnsi="Times New Roman"/>
          <w:lang w:val="sv-SE"/>
        </w:rPr>
        <w:t xml:space="preserve"> deltagande i världen, och specie</w:t>
      </w:r>
      <w:ins w:id="62" w:author="36193" w:date="2015-07-20T17:12:00Z">
        <w:r w:rsidR="00E128D7">
          <w:rPr>
            <w:rFonts w:ascii="Times New Roman" w:hAnsi="Times New Roman"/>
            <w:lang w:val="sv-SE"/>
          </w:rPr>
          <w:t>l</w:t>
        </w:r>
      </w:ins>
      <w:r w:rsidRPr="006962CE">
        <w:rPr>
          <w:rFonts w:ascii="Times New Roman" w:hAnsi="Times New Roman"/>
          <w:lang w:val="sv-SE"/>
        </w:rPr>
        <w:t>lt med Varandra. Att upptäcka sig själv är en formerings- och transformationsprocess, inte ett uppgrävande och skalande. Om jag skala</w:t>
      </w:r>
      <w:r w:rsidRPr="006962CE">
        <w:rPr>
          <w:rFonts w:ascii="Times New Roman" w:hAnsi="Times New Roman"/>
          <w:lang w:val="sv-SE"/>
        </w:rPr>
        <w:t>de bort alla kulturella lager, skulle inget jag bli kvar.</w:t>
      </w:r>
    </w:p>
    <w:p w:rsidR="004225B6" w:rsidRPr="006962CE" w:rsidRDefault="00D453BB">
      <w:pPr>
        <w:pStyle w:val="TextBody"/>
        <w:rPr>
          <w:rFonts w:ascii="Times New Roman" w:hAnsi="Times New Roman"/>
          <w:lang w:val="sv-SE"/>
        </w:rPr>
      </w:pPr>
      <w:r w:rsidRPr="006962CE">
        <w:rPr>
          <w:rFonts w:ascii="Times New Roman" w:hAnsi="Times New Roman"/>
          <w:lang w:val="sv-SE"/>
        </w:rPr>
        <w:t>Att finna meningskap är att vara medveten om ens kultur, och de identiteter som kommer med den. Mognadsfasen in i personskap beror fullständigt på tidigare faser. Därför är varje människas meningska</w:t>
      </w:r>
      <w:r w:rsidRPr="006962CE">
        <w:rPr>
          <w:rFonts w:ascii="Times New Roman" w:hAnsi="Times New Roman"/>
          <w:lang w:val="sv-SE"/>
        </w:rPr>
        <w:t xml:space="preserve">p unikt. Och det beror på varje persons levnadshistoria, inklusive alla identiteter som vi har strävat efter, men även händelser bortom det, så som trauman, grymheter, olyckor osv. Så </w:t>
      </w:r>
      <w:r w:rsidRPr="006962CE">
        <w:rPr>
          <w:rFonts w:ascii="Times New Roman" w:hAnsi="Times New Roman"/>
          <w:i/>
          <w:iCs/>
          <w:lang w:val="sv-SE"/>
        </w:rPr>
        <w:t>mitt</w:t>
      </w:r>
      <w:r w:rsidRPr="006962CE">
        <w:rPr>
          <w:rFonts w:ascii="Times New Roman" w:hAnsi="Times New Roman"/>
          <w:lang w:val="sv-SE"/>
        </w:rPr>
        <w:t xml:space="preserve"> meningskap kommer att vara olikt ditt. Det är inte nödvändigt, men </w:t>
      </w:r>
      <w:r w:rsidRPr="006962CE">
        <w:rPr>
          <w:rFonts w:ascii="Times New Roman" w:hAnsi="Times New Roman"/>
          <w:lang w:val="sv-SE"/>
        </w:rPr>
        <w:t xml:space="preserve">det hjälper om mina interaktioner </w:t>
      </w:r>
      <w:r w:rsidRPr="006962CE">
        <w:rPr>
          <w:rFonts w:ascii="Times New Roman" w:hAnsi="Times New Roman"/>
          <w:lang w:val="sv-SE"/>
        </w:rPr>
        <w:lastRenderedPageBreak/>
        <w:t>med Varandra är olikartade. Detta ökar tvärsnittet av kulturella fördo</w:t>
      </w:r>
      <w:del w:id="63" w:author="36193" w:date="2015-07-20T17:13:00Z">
        <w:r w:rsidRPr="006962CE" w:rsidDel="00E128D7">
          <w:rPr>
            <w:rFonts w:ascii="Times New Roman" w:hAnsi="Times New Roman"/>
            <w:lang w:val="sv-SE"/>
          </w:rPr>
          <w:delText>m</w:delText>
        </w:r>
      </w:del>
      <w:r w:rsidRPr="006962CE">
        <w:rPr>
          <w:rFonts w:ascii="Times New Roman" w:hAnsi="Times New Roman"/>
          <w:lang w:val="sv-SE"/>
        </w:rPr>
        <w:t>mar inom mig själv som jag kan utmana. Meningskap handlar inte om att överge normer, utan snarare om att jag engagerar mig uppriktigt i de normer som j</w:t>
      </w:r>
      <w:r w:rsidRPr="006962CE">
        <w:rPr>
          <w:rFonts w:ascii="Times New Roman" w:hAnsi="Times New Roman"/>
          <w:lang w:val="sv-SE"/>
        </w:rPr>
        <w:t>ag kan, och överge de</w:t>
      </w:r>
      <w:ins w:id="64" w:author="36193" w:date="2015-07-20T17:13:00Z">
        <w:r w:rsidR="00E128D7">
          <w:rPr>
            <w:rFonts w:ascii="Times New Roman" w:hAnsi="Times New Roman"/>
            <w:lang w:val="sv-SE"/>
          </w:rPr>
          <w:t>m</w:t>
        </w:r>
      </w:ins>
      <w:r w:rsidRPr="006962CE">
        <w:rPr>
          <w:rFonts w:ascii="Times New Roman" w:hAnsi="Times New Roman"/>
          <w:lang w:val="sv-SE"/>
        </w:rPr>
        <w:t xml:space="preserve"> som jag inte kan engagera mig uppriktigt i, samt de</w:t>
      </w:r>
      <w:ins w:id="65" w:author="36193" w:date="2015-07-20T17:14:00Z">
        <w:r w:rsidR="00E128D7">
          <w:rPr>
            <w:rFonts w:ascii="Times New Roman" w:hAnsi="Times New Roman"/>
            <w:lang w:val="sv-SE"/>
          </w:rPr>
          <w:t>m</w:t>
        </w:r>
      </w:ins>
      <w:r w:rsidRPr="006962CE">
        <w:rPr>
          <w:rFonts w:ascii="Times New Roman" w:hAnsi="Times New Roman"/>
          <w:lang w:val="sv-SE"/>
        </w:rPr>
        <w:t xml:space="preserve"> som står i</w:t>
      </w:r>
      <w:ins w:id="66" w:author="36193" w:date="2015-07-20T17:14:00Z">
        <w:r w:rsidR="00E128D7">
          <w:rPr>
            <w:rFonts w:ascii="Times New Roman" w:hAnsi="Times New Roman"/>
            <w:lang w:val="sv-SE"/>
          </w:rPr>
          <w:t xml:space="preserve"> </w:t>
        </w:r>
      </w:ins>
      <w:r w:rsidRPr="006962CE">
        <w:rPr>
          <w:rFonts w:ascii="Times New Roman" w:hAnsi="Times New Roman"/>
          <w:lang w:val="sv-SE"/>
        </w:rPr>
        <w:t>vägen för uppriktigt engagemang.</w:t>
      </w:r>
    </w:p>
    <w:p w:rsidR="004225B6" w:rsidRDefault="00D453BB">
      <w:pPr>
        <w:pStyle w:val="TextBody"/>
        <w:rPr>
          <w:rFonts w:ascii="Times New Roman" w:hAnsi="Times New Roman"/>
          <w:b/>
          <w:bCs/>
          <w:sz w:val="36"/>
          <w:szCs w:val="36"/>
        </w:rPr>
      </w:pPr>
      <w:r>
        <w:rPr>
          <w:rFonts w:ascii="Times New Roman" w:hAnsi="Times New Roman"/>
          <w:b/>
          <w:bCs/>
          <w:sz w:val="36"/>
          <w:szCs w:val="36"/>
        </w:rPr>
        <w:t>Den Andre och Varandra</w:t>
      </w:r>
    </w:p>
    <w:p w:rsidR="004225B6" w:rsidRDefault="00D453BB">
      <w:pPr>
        <w:pStyle w:val="TextBody"/>
        <w:rPr>
          <w:rFonts w:ascii="Times New Roman" w:hAnsi="Times New Roman"/>
        </w:rPr>
      </w:pPr>
      <w:r>
        <w:rPr>
          <w:rFonts w:ascii="Times New Roman" w:hAnsi="Times New Roman"/>
          <w:noProof/>
          <w:lang w:val="sv-SE" w:eastAsia="sv-SE" w:bidi="ar-SA"/>
        </w:rPr>
        <w:drawing>
          <wp:inline distT="0" distB="0" distL="0" distR="0">
            <wp:extent cx="3780790" cy="258762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3780790" cy="2587625"/>
                    </a:xfrm>
                    <a:prstGeom prst="rect">
                      <a:avLst/>
                    </a:prstGeom>
                    <a:noFill/>
                    <a:ln w="9525">
                      <a:noFill/>
                      <a:miter lim="800000"/>
                      <a:headEnd/>
                      <a:tailEnd/>
                    </a:ln>
                  </pic:spPr>
                </pic:pic>
              </a:graphicData>
            </a:graphic>
          </wp:inline>
        </w:drawing>
      </w:r>
    </w:p>
    <w:p w:rsidR="004225B6" w:rsidRPr="006962CE" w:rsidRDefault="00D453BB">
      <w:pPr>
        <w:pStyle w:val="TextBody"/>
        <w:rPr>
          <w:rStyle w:val="FootnoteAnchor"/>
          <w:rFonts w:ascii="Times New Roman" w:hAnsi="Times New Roman"/>
          <w:i/>
          <w:iCs/>
          <w:lang w:val="sv-SE"/>
        </w:rPr>
      </w:pPr>
      <w:r w:rsidRPr="006962CE">
        <w:rPr>
          <w:rFonts w:ascii="Times New Roman" w:hAnsi="Times New Roman"/>
          <w:b/>
          <w:bCs/>
          <w:lang w:val="sv-SE"/>
        </w:rPr>
        <w:t xml:space="preserve">Berthold Brecht: </w:t>
      </w:r>
      <w:r w:rsidRPr="006962CE">
        <w:rPr>
          <w:rFonts w:ascii="Times New Roman" w:hAnsi="Times New Roman"/>
          <w:i/>
          <w:iCs/>
          <w:lang w:val="sv-SE"/>
        </w:rPr>
        <w:t xml:space="preserve">"Vad gör du när du älskar en annan människa?" "Jag ritar en teckning av honom" sade Herr K, "och </w:t>
      </w:r>
      <w:r w:rsidRPr="006962CE">
        <w:rPr>
          <w:rFonts w:ascii="Times New Roman" w:hAnsi="Times New Roman"/>
          <w:i/>
          <w:iCs/>
          <w:lang w:val="sv-SE"/>
        </w:rPr>
        <w:t>jag ser till att den blir lik." "Vilken då? Teckningen?" Nej", sade Herr K, "människan."</w:t>
      </w:r>
      <w:r>
        <w:rPr>
          <w:rStyle w:val="FootnoteAnchor"/>
          <w:rFonts w:ascii="Times New Roman" w:hAnsi="Times New Roman"/>
          <w:i/>
          <w:iCs/>
        </w:rPr>
        <w:footnoteReference w:id="13"/>
      </w:r>
    </w:p>
    <w:p w:rsidR="004225B6" w:rsidRPr="00E128D7" w:rsidRDefault="00D453BB">
      <w:pPr>
        <w:pStyle w:val="TextBody"/>
        <w:rPr>
          <w:rFonts w:ascii="Times New Roman" w:hAnsi="Times New Roman"/>
          <w:lang w:val="sv-SE"/>
          <w:rPrChange w:id="67" w:author="36193" w:date="2015-07-20T17:15:00Z">
            <w:rPr>
              <w:rFonts w:ascii="Times New Roman" w:hAnsi="Times New Roman"/>
            </w:rPr>
          </w:rPrChange>
        </w:rPr>
      </w:pPr>
      <w:r w:rsidRPr="006962CE">
        <w:rPr>
          <w:rFonts w:ascii="Times New Roman" w:hAnsi="Times New Roman"/>
          <w:lang w:val="sv-SE"/>
        </w:rPr>
        <w:t xml:space="preserve">Vi anknyter med andra genom vår </w:t>
      </w:r>
      <w:r w:rsidRPr="006962CE">
        <w:rPr>
          <w:rFonts w:ascii="Times New Roman" w:hAnsi="Times New Roman"/>
          <w:i/>
          <w:iCs/>
          <w:lang w:val="sv-SE"/>
        </w:rPr>
        <w:t>sårbarhet</w:t>
      </w:r>
      <w:r w:rsidRPr="006962CE">
        <w:rPr>
          <w:rFonts w:ascii="Times New Roman" w:hAnsi="Times New Roman"/>
          <w:lang w:val="sv-SE"/>
        </w:rPr>
        <w:t xml:space="preserve">. När vi är osäkra försöker vi gömma våra upplevda fel </w:t>
      </w:r>
      <w:proofErr w:type="gramStart"/>
      <w:r w:rsidRPr="006962CE">
        <w:rPr>
          <w:rFonts w:ascii="Times New Roman" w:hAnsi="Times New Roman"/>
          <w:lang w:val="sv-SE"/>
        </w:rPr>
        <w:t>och  vår</w:t>
      </w:r>
      <w:proofErr w:type="gramEnd"/>
      <w:r w:rsidRPr="006962CE">
        <w:rPr>
          <w:rFonts w:ascii="Times New Roman" w:hAnsi="Times New Roman"/>
          <w:lang w:val="sv-SE"/>
        </w:rPr>
        <w:t xml:space="preserve"> sårbarhet i sociala interaktioner</w:t>
      </w:r>
      <w:del w:id="68" w:author="36193" w:date="2015-07-20T17:14:00Z">
        <w:r w:rsidRPr="006962CE" w:rsidDel="00E128D7">
          <w:rPr>
            <w:rFonts w:ascii="Times New Roman" w:hAnsi="Times New Roman"/>
            <w:lang w:val="sv-SE"/>
          </w:rPr>
          <w:delText>,</w:delText>
        </w:r>
      </w:del>
      <w:r w:rsidRPr="006962CE">
        <w:rPr>
          <w:rFonts w:ascii="Times New Roman" w:hAnsi="Times New Roman"/>
          <w:lang w:val="sv-SE"/>
        </w:rPr>
        <w:t xml:space="preserve"> och vi försöker gömma de</w:t>
      </w:r>
      <w:ins w:id="69" w:author="36193" w:date="2015-07-20T17:14:00Z">
        <w:r w:rsidR="00E128D7">
          <w:rPr>
            <w:rFonts w:ascii="Times New Roman" w:hAnsi="Times New Roman"/>
            <w:lang w:val="sv-SE"/>
          </w:rPr>
          <w:t>m</w:t>
        </w:r>
      </w:ins>
      <w:r w:rsidRPr="006962CE">
        <w:rPr>
          <w:rFonts w:ascii="Times New Roman" w:hAnsi="Times New Roman"/>
          <w:lang w:val="sv-SE"/>
        </w:rPr>
        <w:t xml:space="preserve"> f</w:t>
      </w:r>
      <w:r w:rsidRPr="006962CE">
        <w:rPr>
          <w:rFonts w:ascii="Times New Roman" w:hAnsi="Times New Roman"/>
          <w:lang w:val="sv-SE"/>
        </w:rPr>
        <w:t>ör oss själva. Därmed skapar vi ett avstånd mellan oss själva och andra människor (och till oss själva), vilke</w:t>
      </w:r>
      <w:ins w:id="70" w:author="36193" w:date="2015-07-20T17:14:00Z">
        <w:r w:rsidR="00E128D7">
          <w:rPr>
            <w:rFonts w:ascii="Times New Roman" w:hAnsi="Times New Roman"/>
            <w:lang w:val="sv-SE"/>
          </w:rPr>
          <w:t>t</w:t>
        </w:r>
      </w:ins>
      <w:del w:id="71" w:author="36193" w:date="2015-07-20T17:14:00Z">
        <w:r w:rsidRPr="006962CE" w:rsidDel="00E128D7">
          <w:rPr>
            <w:rFonts w:ascii="Times New Roman" w:hAnsi="Times New Roman"/>
            <w:lang w:val="sv-SE"/>
          </w:rPr>
          <w:delText>r</w:delText>
        </w:r>
      </w:del>
      <w:r w:rsidRPr="006962CE">
        <w:rPr>
          <w:rFonts w:ascii="Times New Roman" w:hAnsi="Times New Roman"/>
          <w:lang w:val="sv-SE"/>
        </w:rPr>
        <w:t xml:space="preserve"> förvandlar de</w:t>
      </w:r>
      <w:ins w:id="72" w:author="36193" w:date="2015-07-20T17:14:00Z">
        <w:r w:rsidR="00E128D7">
          <w:rPr>
            <w:rFonts w:ascii="Times New Roman" w:hAnsi="Times New Roman"/>
            <w:lang w:val="sv-SE"/>
          </w:rPr>
          <w:t>m</w:t>
        </w:r>
      </w:ins>
      <w:r w:rsidRPr="006962CE">
        <w:rPr>
          <w:rFonts w:ascii="Times New Roman" w:hAnsi="Times New Roman"/>
          <w:lang w:val="sv-SE"/>
        </w:rPr>
        <w:t xml:space="preserve"> till </w:t>
      </w:r>
      <w:r w:rsidRPr="006962CE">
        <w:rPr>
          <w:rFonts w:ascii="Times New Roman" w:hAnsi="Times New Roman"/>
          <w:i/>
          <w:iCs/>
          <w:lang w:val="sv-SE"/>
        </w:rPr>
        <w:t>de Andra</w:t>
      </w:r>
      <w:r w:rsidRPr="006962CE">
        <w:rPr>
          <w:rFonts w:ascii="Times New Roman" w:hAnsi="Times New Roman"/>
          <w:lang w:val="sv-SE"/>
        </w:rPr>
        <w:t>. Vi trängtar den Andres respekt eller beundran eller fruktan, och döm</w:t>
      </w:r>
      <w:del w:id="73" w:author="36193" w:date="2015-07-20T17:14:00Z">
        <w:r w:rsidRPr="006962CE" w:rsidDel="00E128D7">
          <w:rPr>
            <w:rFonts w:ascii="Times New Roman" w:hAnsi="Times New Roman"/>
            <w:lang w:val="sv-SE"/>
          </w:rPr>
          <w:delText>m</w:delText>
        </w:r>
      </w:del>
      <w:r w:rsidRPr="006962CE">
        <w:rPr>
          <w:rFonts w:ascii="Times New Roman" w:hAnsi="Times New Roman"/>
          <w:lang w:val="sv-SE"/>
        </w:rPr>
        <w:t>er oss själva efter vår förmåga att gömma uppl</w:t>
      </w:r>
      <w:r w:rsidRPr="006962CE">
        <w:rPr>
          <w:rFonts w:ascii="Times New Roman" w:hAnsi="Times New Roman"/>
          <w:lang w:val="sv-SE"/>
        </w:rPr>
        <w:t xml:space="preserve">evda fel och ingjuta en respons hos den Andre. Den Andre blir till projektionsyta för vår skam. Men vår sårbarhet är sammanlänkad med vår osäkerhet med upplevda personlighetsfel, som bara är fel i ett specifikt kulturellt sammanhang. Endast genom att vara </w:t>
      </w:r>
      <w:r w:rsidRPr="006962CE">
        <w:rPr>
          <w:rFonts w:ascii="Times New Roman" w:hAnsi="Times New Roman"/>
          <w:lang w:val="sv-SE"/>
        </w:rPr>
        <w:t>öppna med vår sårbarhet mot Varandra får vi ett sätt att hantera den, och bara då tillåter vi oss att verkligen lära känna varandra, och samtidigt att lära känna oss själva, kanske för första gången. Att verkligen lära känna en annan människa är att verkli</w:t>
      </w:r>
      <w:r w:rsidRPr="006962CE">
        <w:rPr>
          <w:rFonts w:ascii="Times New Roman" w:hAnsi="Times New Roman"/>
          <w:lang w:val="sv-SE"/>
        </w:rPr>
        <w:t>gen lära känna sig själv. Och därigenom transformeras både du och den andra människan, så att de</w:t>
      </w:r>
      <w:ins w:id="74" w:author="36193" w:date="2015-07-20T17:15:00Z">
        <w:r w:rsidR="00E128D7">
          <w:rPr>
            <w:rFonts w:ascii="Times New Roman" w:hAnsi="Times New Roman"/>
            <w:lang w:val="sv-SE"/>
          </w:rPr>
          <w:t>m</w:t>
        </w:r>
      </w:ins>
      <w:r w:rsidRPr="006962CE">
        <w:rPr>
          <w:rFonts w:ascii="Times New Roman" w:hAnsi="Times New Roman"/>
          <w:lang w:val="sv-SE"/>
        </w:rPr>
        <w:t xml:space="preserve"> ni lärde känna inte längre finns. </w:t>
      </w:r>
      <w:r w:rsidRPr="00E128D7">
        <w:rPr>
          <w:rFonts w:ascii="Times New Roman" w:hAnsi="Times New Roman"/>
          <w:lang w:val="sv-SE"/>
          <w:rPrChange w:id="75" w:author="36193" w:date="2015-07-20T17:15:00Z">
            <w:rPr>
              <w:rFonts w:ascii="Times New Roman" w:hAnsi="Times New Roman"/>
            </w:rPr>
          </w:rPrChange>
        </w:rPr>
        <w:t>Meningskap förvandlar den Andre till Varandra.</w:t>
      </w:r>
    </w:p>
    <w:p w:rsidR="004225B6" w:rsidRDefault="00D453BB">
      <w:pPr>
        <w:pStyle w:val="TextBody"/>
        <w:rPr>
          <w:rFonts w:ascii="Times New Roman" w:hAnsi="Times New Roman"/>
        </w:rPr>
      </w:pPr>
      <w:r>
        <w:rPr>
          <w:rFonts w:ascii="Times New Roman" w:hAnsi="Times New Roman"/>
          <w:noProof/>
          <w:lang w:val="sv-SE" w:eastAsia="sv-SE" w:bidi="ar-SA"/>
        </w:rPr>
        <w:lastRenderedPageBreak/>
        <w:drawing>
          <wp:inline distT="0" distB="0" distL="0" distR="0">
            <wp:extent cx="5226685" cy="294195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5226685" cy="2941955"/>
                    </a:xfrm>
                    <a:prstGeom prst="rect">
                      <a:avLst/>
                    </a:prstGeom>
                    <a:noFill/>
                    <a:ln w="9525">
                      <a:noFill/>
                      <a:miter lim="800000"/>
                      <a:headEnd/>
                      <a:tailEnd/>
                    </a:ln>
                  </pic:spPr>
                </pic:pic>
              </a:graphicData>
            </a:graphic>
          </wp:inline>
        </w:drawing>
      </w:r>
    </w:p>
    <w:p w:rsidR="004225B6" w:rsidRPr="006962CE" w:rsidRDefault="00D453BB">
      <w:pPr>
        <w:pStyle w:val="TextBody"/>
        <w:rPr>
          <w:rFonts w:ascii="Times New Roman" w:hAnsi="Times New Roman"/>
          <w:lang w:val="sv-SE"/>
        </w:rPr>
      </w:pPr>
      <w:r w:rsidRPr="006962CE">
        <w:rPr>
          <w:rFonts w:ascii="Times New Roman" w:hAnsi="Times New Roman"/>
          <w:lang w:val="sv-SE"/>
        </w:rPr>
        <w:t>Att älska sin nästa så som man älskar sig själv är inte en bra idé förrän ma</w:t>
      </w:r>
      <w:r w:rsidRPr="006962CE">
        <w:rPr>
          <w:rFonts w:ascii="Times New Roman" w:hAnsi="Times New Roman"/>
          <w:lang w:val="sv-SE"/>
        </w:rPr>
        <w:t>n älskar sig själv. När vi behandlar människor som Andra, genom att gömma våra fel, leder det till förfalskat umgänge, som inte når längre än till hur användbar den andra människan är för oss, antingen genom att trösta vår osäkerhet genom den respons vi lo</w:t>
      </w:r>
      <w:r w:rsidRPr="006962CE">
        <w:rPr>
          <w:rFonts w:ascii="Times New Roman" w:hAnsi="Times New Roman"/>
          <w:lang w:val="sv-SE"/>
        </w:rPr>
        <w:t>ckar fram, eller genom att främja någon annan osäkerhetsdriven kulturell a</w:t>
      </w:r>
      <w:ins w:id="76" w:author="36193" w:date="2015-07-20T17:16:00Z">
        <w:r w:rsidR="00E128D7">
          <w:rPr>
            <w:rFonts w:ascii="Times New Roman" w:hAnsi="Times New Roman"/>
            <w:lang w:val="sv-SE"/>
          </w:rPr>
          <w:t>mbition</w:t>
        </w:r>
      </w:ins>
      <w:del w:id="77" w:author="36193" w:date="2015-07-20T17:16:00Z">
        <w:r w:rsidRPr="006962CE" w:rsidDel="00E128D7">
          <w:rPr>
            <w:rFonts w:ascii="Times New Roman" w:hAnsi="Times New Roman"/>
            <w:lang w:val="sv-SE"/>
          </w:rPr>
          <w:delText>spiration</w:delText>
        </w:r>
      </w:del>
      <w:r w:rsidRPr="006962CE">
        <w:rPr>
          <w:rFonts w:ascii="Times New Roman" w:hAnsi="Times New Roman"/>
          <w:lang w:val="sv-SE"/>
        </w:rPr>
        <w:t>. Men inte som en oändlig person med vilken umgänge är meningsfullt i sig. Och vi gör detta för att vi föraktar våra fel istället för att erkänna de</w:t>
      </w:r>
      <w:ins w:id="78" w:author="36193" w:date="2015-07-20T17:16:00Z">
        <w:r w:rsidR="00E128D7">
          <w:rPr>
            <w:rFonts w:ascii="Times New Roman" w:hAnsi="Times New Roman"/>
            <w:lang w:val="sv-SE"/>
          </w:rPr>
          <w:t>m</w:t>
        </w:r>
      </w:ins>
      <w:r w:rsidRPr="006962CE">
        <w:rPr>
          <w:rFonts w:ascii="Times New Roman" w:hAnsi="Times New Roman"/>
          <w:lang w:val="sv-SE"/>
        </w:rPr>
        <w:t xml:space="preserve"> som en del av vilka vi b</w:t>
      </w:r>
      <w:r w:rsidRPr="006962CE">
        <w:rPr>
          <w:rFonts w:ascii="Times New Roman" w:hAnsi="Times New Roman"/>
          <w:lang w:val="sv-SE"/>
        </w:rPr>
        <w:t>livit, och se de</w:t>
      </w:r>
      <w:ins w:id="79" w:author="36193" w:date="2015-07-20T17:16:00Z">
        <w:r w:rsidR="00E128D7">
          <w:rPr>
            <w:rFonts w:ascii="Times New Roman" w:hAnsi="Times New Roman"/>
            <w:lang w:val="sv-SE"/>
          </w:rPr>
          <w:t>m</w:t>
        </w:r>
      </w:ins>
      <w:r w:rsidRPr="006962CE">
        <w:rPr>
          <w:rFonts w:ascii="Times New Roman" w:hAnsi="Times New Roman"/>
          <w:lang w:val="sv-SE"/>
        </w:rPr>
        <w:t xml:space="preserve"> som en möjlighet för att lära och transformeras.</w:t>
      </w:r>
    </w:p>
    <w:p w:rsidR="004225B6" w:rsidRPr="006962CE" w:rsidRDefault="00D453BB">
      <w:pPr>
        <w:pStyle w:val="TextBody"/>
        <w:rPr>
          <w:rStyle w:val="FootnoteAnchor"/>
          <w:rFonts w:ascii="Times New Roman" w:hAnsi="Times New Roman"/>
          <w:i/>
          <w:iCs/>
          <w:lang w:val="sv-SE"/>
        </w:rPr>
      </w:pPr>
      <w:r w:rsidRPr="006962CE">
        <w:rPr>
          <w:rFonts w:ascii="Times New Roman" w:hAnsi="Times New Roman"/>
          <w:b/>
          <w:bCs/>
          <w:lang w:val="sv-SE"/>
        </w:rPr>
        <w:t xml:space="preserve">Johann Wolfgang von Göthe: </w:t>
      </w:r>
      <w:r w:rsidRPr="006962CE">
        <w:rPr>
          <w:rFonts w:ascii="Times New Roman" w:hAnsi="Times New Roman"/>
          <w:i/>
          <w:iCs/>
          <w:lang w:val="sv-SE"/>
        </w:rPr>
        <w:t>"Om vi enbart behandlar människor som de</w:t>
      </w:r>
      <w:ins w:id="80" w:author="36193" w:date="2015-07-20T17:16:00Z">
        <w:r w:rsidR="00483CF1">
          <w:rPr>
            <w:rFonts w:ascii="Times New Roman" w:hAnsi="Times New Roman"/>
            <w:i/>
            <w:iCs/>
            <w:lang w:val="sv-SE"/>
          </w:rPr>
          <w:t>m</w:t>
        </w:r>
      </w:ins>
      <w:r w:rsidRPr="006962CE">
        <w:rPr>
          <w:rFonts w:ascii="Times New Roman" w:hAnsi="Times New Roman"/>
          <w:i/>
          <w:iCs/>
          <w:lang w:val="sv-SE"/>
        </w:rPr>
        <w:t xml:space="preserve"> är så gör vi de</w:t>
      </w:r>
      <w:ins w:id="81" w:author="36193" w:date="2015-07-20T17:16:00Z">
        <w:r w:rsidR="00483CF1">
          <w:rPr>
            <w:rFonts w:ascii="Times New Roman" w:hAnsi="Times New Roman"/>
            <w:i/>
            <w:iCs/>
            <w:lang w:val="sv-SE"/>
          </w:rPr>
          <w:t>m</w:t>
        </w:r>
      </w:ins>
      <w:r w:rsidRPr="006962CE">
        <w:rPr>
          <w:rFonts w:ascii="Times New Roman" w:hAnsi="Times New Roman"/>
          <w:i/>
          <w:iCs/>
          <w:lang w:val="sv-SE"/>
        </w:rPr>
        <w:t xml:space="preserve"> bara värre; om vi istället behandlar människor som om de</w:t>
      </w:r>
      <w:r w:rsidRPr="006962CE">
        <w:rPr>
          <w:rFonts w:ascii="Times New Roman" w:hAnsi="Times New Roman"/>
          <w:i/>
          <w:iCs/>
          <w:lang w:val="sv-SE"/>
        </w:rPr>
        <w:t xml:space="preserve"> var dem de borde vara hjälper vi de</w:t>
      </w:r>
      <w:ins w:id="82" w:author="36193" w:date="2015-07-20T17:17:00Z">
        <w:r w:rsidR="00483CF1">
          <w:rPr>
            <w:rFonts w:ascii="Times New Roman" w:hAnsi="Times New Roman"/>
            <w:i/>
            <w:iCs/>
            <w:lang w:val="sv-SE"/>
          </w:rPr>
          <w:t>m</w:t>
        </w:r>
      </w:ins>
      <w:r w:rsidRPr="006962CE">
        <w:rPr>
          <w:rFonts w:ascii="Times New Roman" w:hAnsi="Times New Roman"/>
          <w:i/>
          <w:iCs/>
          <w:lang w:val="sv-SE"/>
        </w:rPr>
        <w:t xml:space="preserve"> att bli det d</w:t>
      </w:r>
      <w:r w:rsidRPr="006962CE">
        <w:rPr>
          <w:rFonts w:ascii="Times New Roman" w:hAnsi="Times New Roman"/>
          <w:i/>
          <w:iCs/>
          <w:lang w:val="sv-SE"/>
        </w:rPr>
        <w:t>e är kapabla att bli."</w:t>
      </w:r>
      <w:r>
        <w:rPr>
          <w:rStyle w:val="FootnoteAnchor"/>
          <w:rFonts w:ascii="Times New Roman" w:hAnsi="Times New Roman"/>
          <w:i/>
          <w:iCs/>
        </w:rPr>
        <w:footnoteReference w:id="14"/>
      </w:r>
    </w:p>
    <w:p w:rsidR="004225B6" w:rsidRPr="006962CE" w:rsidRDefault="00D453BB">
      <w:pPr>
        <w:pStyle w:val="TextBody"/>
        <w:rPr>
          <w:rFonts w:ascii="Times New Roman" w:hAnsi="Times New Roman"/>
          <w:lang w:val="sv-SE"/>
        </w:rPr>
      </w:pPr>
      <w:r w:rsidRPr="006962CE">
        <w:rPr>
          <w:rFonts w:ascii="Times New Roman" w:hAnsi="Times New Roman"/>
          <w:lang w:val="sv-SE"/>
        </w:rPr>
        <w:t>Genom att interagera med världen samtidigt som vi är uppriktiga med oss själva så manifesterar vi det vi har blivit. Och vi blir det vi blir genom uppriktighet. Och genom att manifestera, vad vi blivit testas och transformeras så at</w:t>
      </w:r>
      <w:r w:rsidRPr="006962CE">
        <w:rPr>
          <w:rFonts w:ascii="Times New Roman" w:hAnsi="Times New Roman"/>
          <w:lang w:val="sv-SE"/>
        </w:rPr>
        <w:t>t vi fortsätter att bli till. Och genom att manifestera transformeras Varandra och världen med oss.</w:t>
      </w:r>
    </w:p>
    <w:p w:rsidR="004225B6" w:rsidRPr="006962CE" w:rsidRDefault="00D453BB">
      <w:pPr>
        <w:pStyle w:val="TextBody"/>
        <w:rPr>
          <w:rFonts w:ascii="Times New Roman" w:hAnsi="Times New Roman"/>
          <w:lang w:val="sv-SE"/>
        </w:rPr>
      </w:pPr>
      <w:r w:rsidRPr="006962CE">
        <w:rPr>
          <w:rFonts w:ascii="Times New Roman" w:hAnsi="Times New Roman"/>
          <w:lang w:val="sv-SE"/>
        </w:rPr>
        <w:t>Å andra sidan, om vi försöker gömma de</w:t>
      </w:r>
      <w:ins w:id="83" w:author="36193" w:date="2015-07-20T17:17:00Z">
        <w:r w:rsidR="00483CF1">
          <w:rPr>
            <w:rFonts w:ascii="Times New Roman" w:hAnsi="Times New Roman"/>
            <w:lang w:val="sv-SE"/>
          </w:rPr>
          <w:t>m</w:t>
        </w:r>
      </w:ins>
      <w:r w:rsidRPr="006962CE">
        <w:rPr>
          <w:rFonts w:ascii="Times New Roman" w:hAnsi="Times New Roman"/>
          <w:lang w:val="sv-SE"/>
        </w:rPr>
        <w:t xml:space="preserve"> vi har blivit för världen och i vår interaktion med den, kommer det aldrig att manifesteras, och inte heller kommer v</w:t>
      </w:r>
      <w:r w:rsidRPr="006962CE">
        <w:rPr>
          <w:rFonts w:ascii="Times New Roman" w:hAnsi="Times New Roman"/>
          <w:lang w:val="sv-SE"/>
        </w:rPr>
        <w:t xml:space="preserve">i transformeras. Vi fruktar vad vi är, formade av social osäkerhet gömmer vi oss bakom lögner som vi berättar för oss själva, bakom lager av vaghet som vi rationaliserar i efterhand. Vaghet i umgänge distanserar oss från Varandra, oss själva, och världen. </w:t>
      </w:r>
      <w:r w:rsidRPr="006962CE">
        <w:rPr>
          <w:rFonts w:ascii="Times New Roman" w:hAnsi="Times New Roman"/>
          <w:lang w:val="sv-SE"/>
        </w:rPr>
        <w:t>Genom att inte erkänna och ta på allvar de aspekter av oss själva som skapas genom att interagera med vår värld, så kan de inte heller manifesteras.</w:t>
      </w:r>
    </w:p>
    <w:p w:rsidR="004225B6" w:rsidRPr="006962CE" w:rsidRDefault="00D453BB">
      <w:pPr>
        <w:pStyle w:val="TextBody"/>
        <w:rPr>
          <w:rFonts w:ascii="Times New Roman" w:hAnsi="Times New Roman"/>
          <w:i/>
          <w:iCs/>
          <w:lang w:val="sv-SE"/>
        </w:rPr>
      </w:pPr>
      <w:r w:rsidRPr="006962CE">
        <w:rPr>
          <w:rFonts w:ascii="Times New Roman" w:hAnsi="Times New Roman"/>
          <w:b/>
          <w:bCs/>
          <w:lang w:val="sv-SE"/>
        </w:rPr>
        <w:t xml:space="preserve">Fråga: </w:t>
      </w:r>
      <w:r w:rsidRPr="006962CE">
        <w:rPr>
          <w:rFonts w:ascii="Times New Roman" w:hAnsi="Times New Roman"/>
          <w:i/>
          <w:iCs/>
          <w:lang w:val="sv-SE"/>
        </w:rPr>
        <w:t>Hur kan vi veta att vårt meningsfulla och uppriktiga engagemang med en annan människa återgäldas, oc</w:t>
      </w:r>
      <w:r w:rsidRPr="006962CE">
        <w:rPr>
          <w:rFonts w:ascii="Times New Roman" w:hAnsi="Times New Roman"/>
          <w:i/>
          <w:iCs/>
          <w:lang w:val="sv-SE"/>
        </w:rPr>
        <w:t>h att den Andre är uppriktig i</w:t>
      </w:r>
      <w:del w:id="84" w:author="36193" w:date="2015-07-20T17:18:00Z">
        <w:r w:rsidRPr="006962CE" w:rsidDel="00483CF1">
          <w:rPr>
            <w:rFonts w:ascii="Times New Roman" w:hAnsi="Times New Roman"/>
            <w:i/>
            <w:iCs/>
            <w:lang w:val="sv-SE"/>
          </w:rPr>
          <w:delText>s</w:delText>
        </w:r>
      </w:del>
      <w:r w:rsidRPr="006962CE">
        <w:rPr>
          <w:rFonts w:ascii="Times New Roman" w:hAnsi="Times New Roman"/>
          <w:i/>
          <w:iCs/>
          <w:lang w:val="sv-SE"/>
        </w:rPr>
        <w:t xml:space="preserve"> sitt engagemang med oss, så att vi bildar ett Varandra? Är det antingen eller; antingen den Andre eller Varandra, eller är det en gråskala som är en del av </w:t>
      </w:r>
      <w:r w:rsidRPr="006962CE">
        <w:rPr>
          <w:rFonts w:ascii="Times New Roman" w:hAnsi="Times New Roman"/>
          <w:i/>
          <w:iCs/>
          <w:lang w:val="sv-SE"/>
        </w:rPr>
        <w:lastRenderedPageBreak/>
        <w:t>projektet? Är det viktigt att veta?</w:t>
      </w:r>
    </w:p>
    <w:p w:rsidR="004225B6" w:rsidRPr="006962CE" w:rsidRDefault="00D453BB">
      <w:pPr>
        <w:pStyle w:val="TextBody"/>
        <w:rPr>
          <w:rFonts w:ascii="Times New Roman" w:hAnsi="Times New Roman"/>
          <w:i/>
          <w:iCs/>
          <w:lang w:val="sv-SE"/>
        </w:rPr>
      </w:pPr>
      <w:r w:rsidRPr="006962CE">
        <w:rPr>
          <w:rFonts w:ascii="Times New Roman" w:hAnsi="Times New Roman"/>
          <w:lang w:val="sv-SE"/>
        </w:rPr>
        <w:t xml:space="preserve">Genom uppriktigt engagemang </w:t>
      </w:r>
      <w:del w:id="85" w:author="36193" w:date="2015-07-20T17:18:00Z">
        <w:r w:rsidRPr="006962CE" w:rsidDel="00483CF1">
          <w:rPr>
            <w:rFonts w:ascii="Times New Roman" w:hAnsi="Times New Roman"/>
            <w:lang w:val="sv-SE"/>
          </w:rPr>
          <w:delText xml:space="preserve">med </w:delText>
        </w:r>
      </w:del>
      <w:ins w:id="86" w:author="36193" w:date="2015-07-20T17:19:00Z">
        <w:r w:rsidR="00483CF1">
          <w:rPr>
            <w:rFonts w:ascii="Times New Roman" w:hAnsi="Times New Roman"/>
            <w:lang w:val="sv-SE"/>
          </w:rPr>
          <w:t>med</w:t>
        </w:r>
      </w:ins>
      <w:ins w:id="87" w:author="36193" w:date="2015-07-20T17:18:00Z">
        <w:r w:rsidR="00483CF1" w:rsidRPr="006962CE">
          <w:rPr>
            <w:rFonts w:ascii="Times New Roman" w:hAnsi="Times New Roman"/>
            <w:lang w:val="sv-SE"/>
          </w:rPr>
          <w:t xml:space="preserve"> </w:t>
        </w:r>
      </w:ins>
      <w:r w:rsidRPr="006962CE">
        <w:rPr>
          <w:rFonts w:ascii="Times New Roman" w:hAnsi="Times New Roman"/>
          <w:lang w:val="sv-SE"/>
        </w:rPr>
        <w:t>sig själv, världen och Varandra skapar vi aspekter av oss själva. Detta kräver stunder av umgänge med världen och Varandra, men även stunder av ensamhet och reflektion. Genom att reflektera kan vi bli medvetna om möjliga aspekter av oss själva och världen,</w:t>
      </w:r>
      <w:r w:rsidRPr="006962CE">
        <w:rPr>
          <w:rFonts w:ascii="Times New Roman" w:hAnsi="Times New Roman"/>
          <w:lang w:val="sv-SE"/>
        </w:rPr>
        <w:t xml:space="preserve"> som sedan kan prövas gentemot verkligheten, och genom prövningen kan de modifieras och transformeras tills de kan förkastas och bytas ut genom ett ständigt utbyte mellan invärtes och utvärtes engagemang. Utan Varandra kan vi inte finnas till, men inte hel</w:t>
      </w:r>
      <w:r w:rsidRPr="006962CE">
        <w:rPr>
          <w:rFonts w:ascii="Times New Roman" w:hAnsi="Times New Roman"/>
          <w:lang w:val="sv-SE"/>
        </w:rPr>
        <w:t>ler utan reflektion.</w:t>
      </w:r>
      <w:r w:rsidRPr="006962CE">
        <w:rPr>
          <w:rFonts w:ascii="Times New Roman" w:hAnsi="Times New Roman"/>
          <w:lang w:val="sv-SE"/>
        </w:rPr>
        <w:br/>
      </w:r>
      <w:r w:rsidRPr="006962CE">
        <w:rPr>
          <w:rFonts w:ascii="Times New Roman" w:hAnsi="Times New Roman"/>
          <w:b/>
          <w:bCs/>
          <w:lang w:val="sv-SE"/>
        </w:rPr>
        <w:t xml:space="preserve">Socrates: </w:t>
      </w:r>
      <w:r w:rsidRPr="006962CE">
        <w:rPr>
          <w:rFonts w:ascii="Times New Roman" w:hAnsi="Times New Roman"/>
          <w:i/>
          <w:iCs/>
          <w:lang w:val="sv-SE"/>
        </w:rPr>
        <w:t>"Det oreflekterade livet är inte värt att leva för en mänsklig varelse."</w:t>
      </w:r>
    </w:p>
    <w:p w:rsidR="004225B6" w:rsidRPr="006962CE" w:rsidRDefault="00D453BB">
      <w:pPr>
        <w:pStyle w:val="TextBody"/>
        <w:rPr>
          <w:rFonts w:ascii="Times New Roman" w:hAnsi="Times New Roman"/>
          <w:b/>
          <w:bCs/>
          <w:sz w:val="36"/>
          <w:szCs w:val="36"/>
          <w:lang w:val="sv-SE"/>
        </w:rPr>
      </w:pPr>
      <w:r w:rsidRPr="006962CE">
        <w:rPr>
          <w:rFonts w:ascii="Times New Roman" w:hAnsi="Times New Roman"/>
          <w:b/>
          <w:bCs/>
          <w:sz w:val="36"/>
          <w:szCs w:val="36"/>
          <w:lang w:val="sv-SE"/>
        </w:rPr>
        <w:t>Vi är biologiska och sociala varelser</w:t>
      </w:r>
    </w:p>
    <w:p w:rsidR="004225B6" w:rsidRDefault="00D453BB">
      <w:pPr>
        <w:pStyle w:val="TextBody"/>
        <w:rPr>
          <w:rFonts w:ascii="Times New Roman" w:hAnsi="Times New Roman"/>
        </w:rPr>
      </w:pPr>
      <w:r>
        <w:rPr>
          <w:rFonts w:ascii="Times New Roman" w:hAnsi="Times New Roman"/>
          <w:noProof/>
          <w:lang w:val="sv-SE" w:eastAsia="sv-SE" w:bidi="ar-SA"/>
        </w:rPr>
        <w:drawing>
          <wp:inline distT="0" distB="0" distL="0" distR="0">
            <wp:extent cx="5469255" cy="217741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5469255" cy="2177415"/>
                    </a:xfrm>
                    <a:prstGeom prst="rect">
                      <a:avLst/>
                    </a:prstGeom>
                    <a:noFill/>
                    <a:ln w="9525">
                      <a:noFill/>
                      <a:miter lim="800000"/>
                      <a:headEnd/>
                      <a:tailEnd/>
                    </a:ln>
                  </pic:spPr>
                </pic:pic>
              </a:graphicData>
            </a:graphic>
          </wp:inline>
        </w:drawing>
      </w:r>
    </w:p>
    <w:p w:rsidR="004225B6" w:rsidRPr="006962CE" w:rsidRDefault="00D453BB">
      <w:pPr>
        <w:pStyle w:val="TextBody"/>
        <w:rPr>
          <w:rFonts w:ascii="Times New Roman" w:hAnsi="Times New Roman"/>
          <w:i/>
          <w:iCs/>
          <w:lang w:val="sv-SE"/>
        </w:rPr>
      </w:pPr>
      <w:r w:rsidRPr="006962CE">
        <w:rPr>
          <w:rFonts w:ascii="Times New Roman" w:hAnsi="Times New Roman"/>
          <w:b/>
          <w:bCs/>
          <w:lang w:val="sv-SE"/>
        </w:rPr>
        <w:t xml:space="preserve">Byung-Chul Han: </w:t>
      </w:r>
      <w:r w:rsidRPr="006962CE">
        <w:rPr>
          <w:rFonts w:ascii="Times New Roman" w:hAnsi="Times New Roman"/>
          <w:i/>
          <w:iCs/>
          <w:lang w:val="sv-SE"/>
        </w:rPr>
        <w:t xml:space="preserve">"Ett djur som är upptaget med att äta måste samtidigt ägna sig åt andra uppgifter. Till exempel </w:t>
      </w:r>
      <w:r w:rsidRPr="006962CE">
        <w:rPr>
          <w:rFonts w:ascii="Times New Roman" w:hAnsi="Times New Roman"/>
          <w:i/>
          <w:iCs/>
          <w:lang w:val="sv-SE"/>
        </w:rPr>
        <w:t>måste det hålla konkurrenter om bytet på avstånd. Det måste ständigt se upp så att det inte självt blir uppätet när det äter. Samtidigt måste det bevaka sina ungar och hålla ett öga på sin partner. I vilt tillstånd är djuret tvunget att fördela sin uppmärk</w:t>
      </w:r>
      <w:r w:rsidRPr="006962CE">
        <w:rPr>
          <w:rFonts w:ascii="Times New Roman" w:hAnsi="Times New Roman"/>
          <w:i/>
          <w:iCs/>
          <w:lang w:val="sv-SE"/>
        </w:rPr>
        <w:t>samhet på olika aktiviteter. Därför är det oförmöget att sjunka ner i kontemplation, både när det äter och kopulerar."</w:t>
      </w:r>
    </w:p>
    <w:p w:rsidR="004225B6" w:rsidRPr="006962CE" w:rsidRDefault="00D453BB">
      <w:pPr>
        <w:pStyle w:val="TextBody"/>
        <w:rPr>
          <w:rFonts w:ascii="Times New Roman" w:hAnsi="Times New Roman"/>
          <w:lang w:val="sv-SE"/>
        </w:rPr>
      </w:pPr>
      <w:r w:rsidRPr="006962CE">
        <w:rPr>
          <w:rFonts w:ascii="Times New Roman" w:hAnsi="Times New Roman"/>
          <w:lang w:val="sv-SE"/>
        </w:rPr>
        <w:t>Vi är biologiska varelser och vi är sociala varelser, och våra begräns</w:t>
      </w:r>
      <w:ins w:id="88" w:author="36193" w:date="2015-07-20T17:19:00Z">
        <w:r w:rsidR="00483CF1">
          <w:rPr>
            <w:rFonts w:ascii="Times New Roman" w:hAnsi="Times New Roman"/>
            <w:lang w:val="sv-SE"/>
          </w:rPr>
          <w:t>n</w:t>
        </w:r>
      </w:ins>
      <w:r w:rsidRPr="006962CE">
        <w:rPr>
          <w:rFonts w:ascii="Times New Roman" w:hAnsi="Times New Roman"/>
          <w:lang w:val="sv-SE"/>
        </w:rPr>
        <w:t>ingar och möjligheter beror på vårt biologiska och sociala sammanha</w:t>
      </w:r>
      <w:r w:rsidRPr="006962CE">
        <w:rPr>
          <w:rFonts w:ascii="Times New Roman" w:hAnsi="Times New Roman"/>
          <w:lang w:val="sv-SE"/>
        </w:rPr>
        <w:t xml:space="preserve">ng. Utan vår biologiska och sociala verklighet kan inget meningskap finnas. Vår osäkerhet är biologisk till sin funktion medan dess uttryck är kulturellt specifikt, precis som att vi äter för att vi är hungriga, vilket avgörs av vår biologi, medan </w:t>
      </w:r>
      <w:r w:rsidRPr="006962CE">
        <w:rPr>
          <w:rFonts w:ascii="Times New Roman" w:hAnsi="Times New Roman"/>
          <w:i/>
          <w:iCs/>
          <w:lang w:val="sv-SE"/>
        </w:rPr>
        <w:t>vad</w:t>
      </w:r>
      <w:r w:rsidRPr="006962CE">
        <w:rPr>
          <w:rFonts w:ascii="Times New Roman" w:hAnsi="Times New Roman"/>
          <w:lang w:val="sv-SE"/>
        </w:rPr>
        <w:t xml:space="preserve"> vi ä</w:t>
      </w:r>
      <w:r w:rsidRPr="006962CE">
        <w:rPr>
          <w:rFonts w:ascii="Times New Roman" w:hAnsi="Times New Roman"/>
          <w:lang w:val="sv-SE"/>
        </w:rPr>
        <w:t>ter är specifikt för vår kultur.</w:t>
      </w:r>
    </w:p>
    <w:p w:rsidR="004225B6" w:rsidRPr="006962CE" w:rsidRDefault="00D453BB">
      <w:pPr>
        <w:pStyle w:val="TextBody"/>
        <w:rPr>
          <w:rFonts w:ascii="Times New Roman" w:hAnsi="Times New Roman"/>
          <w:lang w:val="sv-SE"/>
        </w:rPr>
      </w:pPr>
      <w:r w:rsidRPr="006962CE">
        <w:rPr>
          <w:rFonts w:ascii="Times New Roman" w:hAnsi="Times New Roman"/>
          <w:lang w:val="sv-SE"/>
        </w:rPr>
        <w:t>Det faktum att vi är biologiska varelser innebär att vi har begränsad tid och energi till vårt förfogande för våra (trans)formationer. Om vi är i en stressad situation i livet blir vår biologiska tillvaro betingad av överle</w:t>
      </w:r>
      <w:r w:rsidRPr="006962CE">
        <w:rPr>
          <w:rFonts w:ascii="Times New Roman" w:hAnsi="Times New Roman"/>
          <w:lang w:val="sv-SE"/>
        </w:rPr>
        <w:t xml:space="preserve">vnadsinstinkt, vår kropp försätts i ett flykt-, kamp-, eller omvårdnadstillstånd, och det mentala utrymmet man behöver för uppriktigt engagemang kanske inte infinner sig, eftersom stressen distraherar oss från vilken uppgift vi än </w:t>
      </w:r>
      <w:proofErr w:type="gramStart"/>
      <w:r w:rsidRPr="006962CE">
        <w:rPr>
          <w:rFonts w:ascii="Times New Roman" w:hAnsi="Times New Roman"/>
          <w:lang w:val="sv-SE"/>
        </w:rPr>
        <w:t>må</w:t>
      </w:r>
      <w:proofErr w:type="gramEnd"/>
      <w:r w:rsidRPr="006962CE">
        <w:rPr>
          <w:rFonts w:ascii="Times New Roman" w:hAnsi="Times New Roman"/>
          <w:lang w:val="sv-SE"/>
        </w:rPr>
        <w:t xml:space="preserve"> försöka utföra. Till e</w:t>
      </w:r>
      <w:r w:rsidRPr="006962CE">
        <w:rPr>
          <w:rFonts w:ascii="Times New Roman" w:hAnsi="Times New Roman"/>
          <w:lang w:val="sv-SE"/>
        </w:rPr>
        <w:t>xempel visar flera studier att fattigdom tenderar att försätta människor i ett ständigt stresstillstånd, vilket resulterar i förlorad sömn och dåligt beslutsfattande, speciellt beträffande ekonomiska beslut, vilket läggs till en redan utsatt belägenhet och</w:t>
      </w:r>
      <w:r w:rsidRPr="006962CE">
        <w:rPr>
          <w:rFonts w:ascii="Times New Roman" w:hAnsi="Times New Roman"/>
          <w:lang w:val="sv-SE"/>
        </w:rPr>
        <w:t xml:space="preserve"> resulterar i en negativ stres</w:t>
      </w:r>
      <w:del w:id="89" w:author="36193" w:date="2015-07-20T17:20:00Z">
        <w:r w:rsidRPr="006962CE" w:rsidDel="00483CF1">
          <w:rPr>
            <w:rFonts w:ascii="Times New Roman" w:hAnsi="Times New Roman"/>
            <w:lang w:val="sv-SE"/>
          </w:rPr>
          <w:delText>s</w:delText>
        </w:r>
        <w:r w:rsidRPr="006962CE" w:rsidDel="00483CF1">
          <w:rPr>
            <w:rFonts w:ascii="Times New Roman" w:hAnsi="Times New Roman"/>
            <w:lang w:val="sv-SE"/>
          </w:rPr>
          <w:delText>-</w:delText>
        </w:r>
      </w:del>
      <w:r w:rsidRPr="006962CE">
        <w:rPr>
          <w:rFonts w:ascii="Times New Roman" w:hAnsi="Times New Roman"/>
          <w:lang w:val="sv-SE"/>
        </w:rPr>
        <w:t xml:space="preserve">spiral i ens livssituation. Inget skapar så mycket stress som tron att vi håller </w:t>
      </w:r>
      <w:r w:rsidRPr="006962CE">
        <w:rPr>
          <w:rFonts w:ascii="Times New Roman" w:hAnsi="Times New Roman"/>
          <w:lang w:val="sv-SE"/>
        </w:rPr>
        <w:lastRenderedPageBreak/>
        <w:t xml:space="preserve">på att förlora social status inom t.ex. den grupp som vi upplever att vi tillhör, eller inom samhällets dominerande kultur. Dessutom, i ett </w:t>
      </w:r>
      <w:del w:id="90" w:author="36193" w:date="2015-07-20T17:20:00Z">
        <w:r w:rsidRPr="006962CE" w:rsidDel="00483CF1">
          <w:rPr>
            <w:rFonts w:ascii="Times New Roman" w:hAnsi="Times New Roman"/>
            <w:lang w:val="sv-SE"/>
          </w:rPr>
          <w:delText>kon</w:delText>
        </w:r>
        <w:r w:rsidRPr="006962CE" w:rsidDel="00483CF1">
          <w:rPr>
            <w:rFonts w:ascii="Times New Roman" w:hAnsi="Times New Roman"/>
            <w:lang w:val="sv-SE"/>
          </w:rPr>
          <w:delText>sumtionsamhälle</w:delText>
        </w:r>
      </w:del>
      <w:ins w:id="91" w:author="36193" w:date="2015-07-20T17:20:00Z">
        <w:r w:rsidR="00483CF1" w:rsidRPr="006962CE">
          <w:rPr>
            <w:rFonts w:ascii="Times New Roman" w:hAnsi="Times New Roman"/>
            <w:lang w:val="sv-SE"/>
          </w:rPr>
          <w:t>konsumtionssamhälle</w:t>
        </w:r>
      </w:ins>
      <w:r w:rsidRPr="006962CE">
        <w:rPr>
          <w:rFonts w:ascii="Times New Roman" w:hAnsi="Times New Roman"/>
          <w:lang w:val="sv-SE"/>
        </w:rPr>
        <w:t xml:space="preserve"> blir vi ständigt bombarderade av reklam som berättar för oss vad vi måste köpa för att vinna, återupprätta och upprätthålla denna status, vilket gör att vi distraheras från vad som skulle kunna vara meningskap. Dessutom, i ett sekulärt samh</w:t>
      </w:r>
      <w:r w:rsidRPr="006962CE">
        <w:rPr>
          <w:rFonts w:ascii="Times New Roman" w:hAnsi="Times New Roman"/>
          <w:lang w:val="sv-SE"/>
        </w:rPr>
        <w:t>älle ses distraktion från ett i övrigt meningslöst och kallt universum som en modern dygd, som Woody Allen uttryckte ovan.</w:t>
      </w:r>
    </w:p>
    <w:p w:rsidR="004225B6" w:rsidRPr="006962CE" w:rsidRDefault="00D453BB">
      <w:pPr>
        <w:pStyle w:val="TextBody"/>
        <w:rPr>
          <w:rFonts w:ascii="Times New Roman" w:hAnsi="Times New Roman"/>
          <w:lang w:val="sv-SE"/>
        </w:rPr>
      </w:pPr>
      <w:r w:rsidRPr="006962CE">
        <w:rPr>
          <w:rFonts w:ascii="Times New Roman" w:hAnsi="Times New Roman"/>
          <w:lang w:val="sv-SE"/>
        </w:rPr>
        <w:t>För att kunna ta ansvar för vårt personskap och finna meningskap måste man först skapa det mentala utrymmet för att göra det. Man mås</w:t>
      </w:r>
      <w:r w:rsidRPr="006962CE">
        <w:rPr>
          <w:rFonts w:ascii="Times New Roman" w:hAnsi="Times New Roman"/>
          <w:lang w:val="sv-SE"/>
        </w:rPr>
        <w:t>te finna en strategi för att ta sig an sin stress och distraktioner i de situationer där man hamnar. Stoikerna erbjuder en strategi för detta när de säger att man inte kan påverka verkligheten, man kan bara kontrollera sin reaktion till den</w:t>
      </w:r>
      <w:r>
        <w:rPr>
          <w:rStyle w:val="FootnoteAnchor"/>
          <w:rFonts w:ascii="Times New Roman" w:hAnsi="Times New Roman"/>
        </w:rPr>
        <w:footnoteReference w:id="15"/>
      </w:r>
      <w:r w:rsidRPr="006962CE">
        <w:rPr>
          <w:rFonts w:ascii="Times New Roman" w:hAnsi="Times New Roman"/>
          <w:lang w:val="sv-SE"/>
        </w:rPr>
        <w:t>. Detta kan var</w:t>
      </w:r>
      <w:r w:rsidRPr="006962CE">
        <w:rPr>
          <w:rFonts w:ascii="Times New Roman" w:hAnsi="Times New Roman"/>
          <w:lang w:val="sv-SE"/>
        </w:rPr>
        <w:t>a en nödvändig insikt i en stressad situation som kan hjälpa vissa att komma över sin stress. Den stoiska filosofin erbjuder en mängd strategier för att ta kontroll över sina reaktioner till verkligheten och finna lugn i en värld full av stress.</w:t>
      </w:r>
    </w:p>
    <w:p w:rsidR="004225B6" w:rsidRPr="006962CE" w:rsidRDefault="00D453BB">
      <w:pPr>
        <w:pStyle w:val="TextBody"/>
        <w:rPr>
          <w:rFonts w:ascii="Times New Roman" w:hAnsi="Times New Roman"/>
          <w:lang w:val="sv-SE"/>
        </w:rPr>
      </w:pPr>
      <w:r w:rsidRPr="006962CE">
        <w:rPr>
          <w:rFonts w:ascii="Times New Roman" w:hAnsi="Times New Roman"/>
          <w:lang w:val="sv-SE"/>
        </w:rPr>
        <w:t>Att få utr</w:t>
      </w:r>
      <w:r w:rsidRPr="006962CE">
        <w:rPr>
          <w:rFonts w:ascii="Times New Roman" w:hAnsi="Times New Roman"/>
          <w:lang w:val="sv-SE"/>
        </w:rPr>
        <w:t>ymme för meningskap är en början. Att vara nöjd, och kanske till och med lycklig. Medan stoicismen behandlar hur man kan finna sinneslugn med sin plats i ett kulturellt sammanhang, så gör meningskap det motsatta. Meningskap kan, genom uppriktigt engagemang</w:t>
      </w:r>
      <w:r w:rsidRPr="006962CE">
        <w:rPr>
          <w:rFonts w:ascii="Times New Roman" w:hAnsi="Times New Roman"/>
          <w:lang w:val="sv-SE"/>
        </w:rPr>
        <w:t xml:space="preserve"> med sig själv, Varandra och världen, ta dig bort från sinnesfriden och nöjdheten. Meningskap gör dig inte lycklig, åtminstone inte jämt.</w:t>
      </w:r>
    </w:p>
    <w:p w:rsidR="004225B6" w:rsidRPr="006962CE" w:rsidRDefault="00D453BB">
      <w:pPr>
        <w:pStyle w:val="TextBody"/>
        <w:rPr>
          <w:rStyle w:val="FootnoteAnchor"/>
          <w:rFonts w:ascii="Times New Roman" w:hAnsi="Times New Roman"/>
          <w:lang w:val="sv-SE"/>
        </w:rPr>
      </w:pPr>
      <w:r w:rsidRPr="006962CE">
        <w:rPr>
          <w:rFonts w:ascii="Times New Roman" w:hAnsi="Times New Roman"/>
          <w:lang w:val="sv-SE"/>
        </w:rPr>
        <w:t>Transformationer är hårt arbete, uppriktighet kostar energi. Och en biologisk varelse har begränsad energitillgång. Dä</w:t>
      </w:r>
      <w:r w:rsidRPr="006962CE">
        <w:rPr>
          <w:rFonts w:ascii="Times New Roman" w:hAnsi="Times New Roman"/>
          <w:lang w:val="sv-SE"/>
        </w:rPr>
        <w:t>rför krävs det också att man vilar, och möjligheten till vila är starkt beroende på ens sociala status inom en kultur, för vi är sociala varelser inbäddade i hi</w:t>
      </w:r>
      <w:ins w:id="92" w:author="36193" w:date="2015-07-20T17:21:00Z">
        <w:r w:rsidR="00483CF1">
          <w:rPr>
            <w:rFonts w:ascii="Times New Roman" w:hAnsi="Times New Roman"/>
            <w:lang w:val="sv-SE"/>
          </w:rPr>
          <w:t>e</w:t>
        </w:r>
      </w:ins>
      <w:r w:rsidRPr="006962CE">
        <w:rPr>
          <w:rFonts w:ascii="Times New Roman" w:hAnsi="Times New Roman"/>
          <w:lang w:val="sv-SE"/>
        </w:rPr>
        <w:t>rarkiska kulturella sammanhang. Man behöver eskapism, underhållning, larv och kul, och ingetdera</w:t>
      </w:r>
      <w:r w:rsidRPr="006962CE">
        <w:rPr>
          <w:rFonts w:ascii="Times New Roman" w:hAnsi="Times New Roman"/>
          <w:lang w:val="sv-SE"/>
        </w:rPr>
        <w:t xml:space="preserve"> är helt skilt från meningskap. Man behöver behag för sinnena, vackra omgivningar, och god sömn. Man behöver en rimligt hälsosam kropp. Förutom åtminstone vissa av dessa saker, för var och en efter förmåga och smak, kan man inte heller vara uppriktig i sit</w:t>
      </w:r>
      <w:r w:rsidRPr="006962CE">
        <w:rPr>
          <w:rFonts w:ascii="Times New Roman" w:hAnsi="Times New Roman"/>
          <w:lang w:val="sv-SE"/>
        </w:rPr>
        <w:t>t engagemang.</w:t>
      </w:r>
      <w:r>
        <w:rPr>
          <w:rStyle w:val="FootnoteAnchor"/>
          <w:rFonts w:ascii="Times New Roman" w:hAnsi="Times New Roman"/>
        </w:rPr>
        <w:footnoteReference w:id="16"/>
      </w:r>
    </w:p>
    <w:p w:rsidR="004225B6" w:rsidRPr="006962CE" w:rsidRDefault="00D453BB">
      <w:pPr>
        <w:pStyle w:val="TextBody"/>
        <w:rPr>
          <w:rFonts w:ascii="Times New Roman" w:hAnsi="Times New Roman"/>
          <w:b/>
          <w:bCs/>
          <w:sz w:val="36"/>
          <w:szCs w:val="36"/>
          <w:lang w:val="sv-SE"/>
        </w:rPr>
      </w:pPr>
      <w:r w:rsidRPr="006962CE">
        <w:rPr>
          <w:rFonts w:ascii="Times New Roman" w:hAnsi="Times New Roman"/>
          <w:b/>
          <w:bCs/>
          <w:sz w:val="36"/>
          <w:szCs w:val="36"/>
          <w:lang w:val="sv-SE"/>
        </w:rPr>
        <w:t>Meningskap är politiskt</w:t>
      </w:r>
    </w:p>
    <w:p w:rsidR="004225B6" w:rsidRPr="006962CE" w:rsidRDefault="00D453BB">
      <w:pPr>
        <w:pStyle w:val="TextBody"/>
        <w:rPr>
          <w:rFonts w:ascii="Times New Roman" w:hAnsi="Times New Roman"/>
          <w:lang w:val="sv-SE"/>
        </w:rPr>
      </w:pPr>
      <w:r w:rsidRPr="006962CE">
        <w:rPr>
          <w:rFonts w:ascii="Times New Roman" w:hAnsi="Times New Roman"/>
          <w:lang w:val="sv-SE"/>
        </w:rPr>
        <w:t>Simone Weil skrev att det som är mest ko</w:t>
      </w:r>
      <w:ins w:id="93" w:author="36193" w:date="2015-07-20T17:22:00Z">
        <w:r w:rsidR="00483CF1">
          <w:rPr>
            <w:rFonts w:ascii="Times New Roman" w:hAnsi="Times New Roman"/>
            <w:lang w:val="sv-SE"/>
          </w:rPr>
          <w:t>r</w:t>
        </w:r>
      </w:ins>
      <w:r w:rsidRPr="006962CE">
        <w:rPr>
          <w:rFonts w:ascii="Times New Roman" w:hAnsi="Times New Roman"/>
          <w:lang w:val="sv-SE"/>
        </w:rPr>
        <w:t>rumperande med ett politiskt parti är att dess enda syfte efter hand blir att växa sig större.</w:t>
      </w:r>
      <w:r>
        <w:rPr>
          <w:rStyle w:val="FootnoteAnchor"/>
          <w:rFonts w:ascii="Times New Roman" w:hAnsi="Times New Roman"/>
        </w:rPr>
        <w:footnoteReference w:id="17"/>
      </w:r>
      <w:r w:rsidRPr="006962CE">
        <w:rPr>
          <w:rFonts w:ascii="Times New Roman" w:hAnsi="Times New Roman"/>
          <w:lang w:val="sv-SE"/>
        </w:rPr>
        <w:t xml:space="preserve"> Nyligen tyckte jag att syftet med all politisk aktivism och alla partier är att g</w:t>
      </w:r>
      <w:r w:rsidRPr="006962CE">
        <w:rPr>
          <w:rFonts w:ascii="Times New Roman" w:hAnsi="Times New Roman"/>
          <w:lang w:val="sv-SE"/>
        </w:rPr>
        <w:t xml:space="preserve">öra sig själva överflödiga. Därmed kan ett partis tillbakagång, t.ex. de europeiska socialdemokraterna, ses som en framgång och inte ett misslyckande, för att en tillbakagång är ett </w:t>
      </w:r>
      <w:r w:rsidRPr="006962CE">
        <w:rPr>
          <w:rFonts w:ascii="Times New Roman" w:hAnsi="Times New Roman"/>
          <w:lang w:val="sv-SE"/>
        </w:rPr>
        <w:lastRenderedPageBreak/>
        <w:t xml:space="preserve">tecken på att man till viss del har nått sina mål. Jag tror inte längre </w:t>
      </w:r>
      <w:ins w:id="94" w:author="36193" w:date="2015-07-20T17:22:00Z">
        <w:r w:rsidR="00483CF1">
          <w:rPr>
            <w:rFonts w:ascii="Times New Roman" w:hAnsi="Times New Roman"/>
            <w:lang w:val="sv-SE"/>
          </w:rPr>
          <w:t>det</w:t>
        </w:r>
      </w:ins>
      <w:del w:id="95" w:author="36193" w:date="2015-07-20T17:22:00Z">
        <w:r w:rsidRPr="006962CE" w:rsidDel="00483CF1">
          <w:rPr>
            <w:rFonts w:ascii="Times New Roman" w:hAnsi="Times New Roman"/>
            <w:lang w:val="sv-SE"/>
          </w:rPr>
          <w:delText>så</w:delText>
        </w:r>
      </w:del>
      <w:r w:rsidRPr="006962CE">
        <w:rPr>
          <w:rFonts w:ascii="Times New Roman" w:hAnsi="Times New Roman"/>
          <w:lang w:val="sv-SE"/>
        </w:rPr>
        <w:t>.</w:t>
      </w:r>
    </w:p>
    <w:p w:rsidR="004225B6" w:rsidRPr="006962CE" w:rsidRDefault="00D453BB">
      <w:pPr>
        <w:pStyle w:val="TextBody"/>
        <w:rPr>
          <w:rFonts w:ascii="Times New Roman" w:hAnsi="Times New Roman"/>
          <w:lang w:val="sv-SE"/>
        </w:rPr>
      </w:pPr>
      <w:r w:rsidRPr="006962CE">
        <w:rPr>
          <w:rFonts w:ascii="Times New Roman" w:hAnsi="Times New Roman"/>
          <w:lang w:val="sv-SE"/>
        </w:rPr>
        <w:t>Istället borde varje sammanslutning av människor som samlas fokusera på sin personliga tillväxt. Att skapa utrymme vari samhällets hi</w:t>
      </w:r>
      <w:ins w:id="96" w:author="36193" w:date="2015-07-20T17:22:00Z">
        <w:r w:rsidR="00483CF1">
          <w:rPr>
            <w:rFonts w:ascii="Times New Roman" w:hAnsi="Times New Roman"/>
            <w:lang w:val="sv-SE"/>
          </w:rPr>
          <w:t>e</w:t>
        </w:r>
      </w:ins>
      <w:r w:rsidRPr="006962CE">
        <w:rPr>
          <w:rFonts w:ascii="Times New Roman" w:hAnsi="Times New Roman"/>
          <w:lang w:val="sv-SE"/>
        </w:rPr>
        <w:t>rarkier inte har någon makt över oss. Där vi tillsammans kan uttrycka oss själva, manifestera vilka vi har blivit, upprik</w:t>
      </w:r>
      <w:r w:rsidRPr="006962CE">
        <w:rPr>
          <w:rFonts w:ascii="Times New Roman" w:hAnsi="Times New Roman"/>
          <w:lang w:val="sv-SE"/>
        </w:rPr>
        <w:t>tigt. Ett utrymme där vi kan transformeras. Inte lära oss femtonsekundersfraser för att besvara de</w:t>
      </w:r>
      <w:ins w:id="97" w:author="36193" w:date="2015-07-20T17:22:00Z">
        <w:r w:rsidR="00483CF1">
          <w:rPr>
            <w:rFonts w:ascii="Times New Roman" w:hAnsi="Times New Roman"/>
            <w:lang w:val="sv-SE"/>
          </w:rPr>
          <w:t>m</w:t>
        </w:r>
      </w:ins>
      <w:r w:rsidRPr="006962CE">
        <w:rPr>
          <w:rFonts w:ascii="Times New Roman" w:hAnsi="Times New Roman"/>
          <w:lang w:val="sv-SE"/>
        </w:rPr>
        <w:t xml:space="preserve"> som betvivlar vår sak, inte att lära oss effektiva motargument mot de</w:t>
      </w:r>
      <w:ins w:id="98" w:author="36193" w:date="2015-07-20T17:22:00Z">
        <w:r w:rsidR="00483CF1">
          <w:rPr>
            <w:rFonts w:ascii="Times New Roman" w:hAnsi="Times New Roman"/>
            <w:lang w:val="sv-SE"/>
          </w:rPr>
          <w:t>m</w:t>
        </w:r>
      </w:ins>
      <w:r w:rsidRPr="006962CE">
        <w:rPr>
          <w:rFonts w:ascii="Times New Roman" w:hAnsi="Times New Roman"/>
          <w:lang w:val="sv-SE"/>
        </w:rPr>
        <w:t xml:space="preserve"> som inte håller med oss. Inte bilda strategier för att föra saken vidare. En meningsful</w:t>
      </w:r>
      <w:r w:rsidRPr="006962CE">
        <w:rPr>
          <w:rFonts w:ascii="Times New Roman" w:hAnsi="Times New Roman"/>
          <w:lang w:val="sv-SE"/>
        </w:rPr>
        <w:t xml:space="preserve">l kamp ska inte ha det totalitära målet att utrota världens ondska, i vilken form det än </w:t>
      </w:r>
      <w:proofErr w:type="gramStart"/>
      <w:r w:rsidRPr="006962CE">
        <w:rPr>
          <w:rFonts w:ascii="Times New Roman" w:hAnsi="Times New Roman"/>
          <w:lang w:val="sv-SE"/>
        </w:rPr>
        <w:t>må</w:t>
      </w:r>
      <w:proofErr w:type="gramEnd"/>
      <w:r w:rsidRPr="006962CE">
        <w:rPr>
          <w:rFonts w:ascii="Times New Roman" w:hAnsi="Times New Roman"/>
          <w:lang w:val="sv-SE"/>
        </w:rPr>
        <w:t xml:space="preserve"> vara</w:t>
      </w:r>
      <w:r>
        <w:rPr>
          <w:rStyle w:val="FootnoteAnchor"/>
          <w:rFonts w:ascii="Times New Roman" w:hAnsi="Times New Roman"/>
        </w:rPr>
        <w:footnoteReference w:id="18"/>
      </w:r>
      <w:r w:rsidRPr="006962CE">
        <w:rPr>
          <w:rFonts w:ascii="Times New Roman" w:hAnsi="Times New Roman"/>
          <w:lang w:val="sv-SE"/>
        </w:rPr>
        <w:t>. Ett politiskt syfte med meningskap kommer inte att besegra förtryckare utan hjälpa till att frigöra de från sitt eget självförtingande, genom att få de</w:t>
      </w:r>
      <w:ins w:id="101" w:author="36193" w:date="2015-07-20T17:23:00Z">
        <w:r w:rsidR="00483CF1">
          <w:rPr>
            <w:rFonts w:ascii="Times New Roman" w:hAnsi="Times New Roman"/>
            <w:lang w:val="sv-SE"/>
          </w:rPr>
          <w:t>m</w:t>
        </w:r>
      </w:ins>
      <w:r w:rsidRPr="006962CE">
        <w:rPr>
          <w:rFonts w:ascii="Times New Roman" w:hAnsi="Times New Roman"/>
          <w:lang w:val="sv-SE"/>
        </w:rPr>
        <w:t xml:space="preserve"> att t</w:t>
      </w:r>
      <w:r w:rsidRPr="006962CE">
        <w:rPr>
          <w:rFonts w:ascii="Times New Roman" w:hAnsi="Times New Roman"/>
          <w:lang w:val="sv-SE"/>
        </w:rPr>
        <w:t>ransformeras med oss.</w:t>
      </w:r>
    </w:p>
    <w:p w:rsidR="004225B6" w:rsidRDefault="00D453BB">
      <w:pPr>
        <w:pStyle w:val="TextBody"/>
        <w:rPr>
          <w:rFonts w:ascii="Times New Roman" w:hAnsi="Times New Roman"/>
        </w:rPr>
      </w:pPr>
      <w:r w:rsidRPr="006962CE">
        <w:rPr>
          <w:rFonts w:ascii="Times New Roman" w:hAnsi="Times New Roman"/>
          <w:lang w:val="sv-SE"/>
        </w:rPr>
        <w:t>Varje kultur innehåller fördom</w:t>
      </w:r>
      <w:del w:id="102" w:author="36193" w:date="2015-07-20T17:23:00Z">
        <w:r w:rsidRPr="006962CE" w:rsidDel="00483CF1">
          <w:rPr>
            <w:rFonts w:ascii="Times New Roman" w:hAnsi="Times New Roman"/>
            <w:lang w:val="sv-SE"/>
          </w:rPr>
          <w:delText>m</w:delText>
        </w:r>
      </w:del>
      <w:r w:rsidRPr="006962CE">
        <w:rPr>
          <w:rFonts w:ascii="Times New Roman" w:hAnsi="Times New Roman"/>
          <w:lang w:val="sv-SE"/>
        </w:rPr>
        <w:t>ar och hi</w:t>
      </w:r>
      <w:ins w:id="103" w:author="36193" w:date="2015-07-20T17:23:00Z">
        <w:r w:rsidR="00483CF1">
          <w:rPr>
            <w:rFonts w:ascii="Times New Roman" w:hAnsi="Times New Roman"/>
            <w:lang w:val="sv-SE"/>
          </w:rPr>
          <w:t>e</w:t>
        </w:r>
      </w:ins>
      <w:r w:rsidRPr="006962CE">
        <w:rPr>
          <w:rFonts w:ascii="Times New Roman" w:hAnsi="Times New Roman"/>
          <w:lang w:val="sv-SE"/>
        </w:rPr>
        <w:t>rarkier som skapar osäkerheten som tar oss bort från att vara mänskliga varelser.  Och varje människa växer upp som en kulturell varelse och att tro att vi kan förändra det är att missförstå båd</w:t>
      </w:r>
      <w:r w:rsidRPr="006962CE">
        <w:rPr>
          <w:rFonts w:ascii="Times New Roman" w:hAnsi="Times New Roman"/>
          <w:lang w:val="sv-SE"/>
        </w:rPr>
        <w:t>e kultur och den mänskliga naturen. Även om vi förändrar själva kulturen kommer den inte försvinna, för det är en del av vår biologiska och kulturella verklighet precis som vår avsaknad av vingar och gälar. Istället är vi lämnade med oss själva, och däri l</w:t>
      </w:r>
      <w:r w:rsidRPr="006962CE">
        <w:rPr>
          <w:rFonts w:ascii="Times New Roman" w:hAnsi="Times New Roman"/>
          <w:lang w:val="sv-SE"/>
        </w:rPr>
        <w:t>igger arbetet. Vad som räknas är vad vi har blivit, och</w:t>
      </w:r>
      <w:ins w:id="104" w:author="36193" w:date="2015-07-20T17:23:00Z">
        <w:r w:rsidR="00483CF1">
          <w:rPr>
            <w:rFonts w:ascii="Times New Roman" w:hAnsi="Times New Roman"/>
            <w:lang w:val="sv-SE"/>
          </w:rPr>
          <w:t xml:space="preserve"> att</w:t>
        </w:r>
      </w:ins>
      <w:r w:rsidRPr="006962CE">
        <w:rPr>
          <w:rFonts w:ascii="Times New Roman" w:hAnsi="Times New Roman"/>
          <w:lang w:val="sv-SE"/>
        </w:rPr>
        <w:t xml:space="preserve"> ta ansvar för vad vi blir tillsammans. Att skapa en "bättre" kultur, fast det inte är nödvändigtvis dåligt, är fortfarande ett totalitärt tillvägagångsätt, och därmed uppnår det lite. Däremot kan vi s</w:t>
      </w:r>
      <w:r w:rsidRPr="006962CE">
        <w:rPr>
          <w:rFonts w:ascii="Times New Roman" w:hAnsi="Times New Roman"/>
          <w:lang w:val="sv-SE"/>
        </w:rPr>
        <w:t xml:space="preserve">kapa utrymme för Varandra att formas och transformeras inom, tillsammans. </w:t>
      </w:r>
      <w:proofErr w:type="gramStart"/>
      <w:r>
        <w:rPr>
          <w:rFonts w:ascii="Times New Roman" w:hAnsi="Times New Roman"/>
        </w:rPr>
        <w:t>Skapa utrymme för uppriktighet.</w:t>
      </w:r>
      <w:proofErr w:type="gramEnd"/>
    </w:p>
    <w:p w:rsidR="004225B6" w:rsidRDefault="00D453BB">
      <w:pPr>
        <w:pStyle w:val="TextBody"/>
        <w:rPr>
          <w:rFonts w:ascii="Times New Roman" w:hAnsi="Times New Roman"/>
        </w:rPr>
      </w:pPr>
      <w:r>
        <w:rPr>
          <w:rFonts w:ascii="Times New Roman" w:hAnsi="Times New Roman"/>
          <w:noProof/>
          <w:lang w:val="sv-SE" w:eastAsia="sv-SE" w:bidi="ar-SA"/>
        </w:rPr>
        <w:drawing>
          <wp:inline distT="0" distB="0" distL="0" distR="0">
            <wp:extent cx="3005455" cy="241427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3005455" cy="2414270"/>
                    </a:xfrm>
                    <a:prstGeom prst="rect">
                      <a:avLst/>
                    </a:prstGeom>
                    <a:noFill/>
                    <a:ln w="9525">
                      <a:noFill/>
                      <a:miter lim="800000"/>
                      <a:headEnd/>
                      <a:tailEnd/>
                    </a:ln>
                  </pic:spPr>
                </pic:pic>
              </a:graphicData>
            </a:graphic>
          </wp:inline>
        </w:drawing>
      </w:r>
    </w:p>
    <w:p w:rsidR="004225B6" w:rsidRPr="006962CE" w:rsidRDefault="00D453BB">
      <w:pPr>
        <w:pStyle w:val="TextBody"/>
        <w:rPr>
          <w:rFonts w:ascii="Times New Roman" w:hAnsi="Times New Roman"/>
          <w:lang w:val="sv-SE"/>
        </w:rPr>
      </w:pPr>
      <w:r w:rsidRPr="006962CE">
        <w:rPr>
          <w:rFonts w:ascii="Times New Roman" w:hAnsi="Times New Roman"/>
          <w:lang w:val="sv-SE"/>
        </w:rPr>
        <w:t>Det kan tyckas att jag menar att politisk aktivism eller att delta</w:t>
      </w:r>
      <w:del w:id="105" w:author="36193" w:date="2015-07-20T17:24:00Z">
        <w:r w:rsidRPr="006962CE" w:rsidDel="00483CF1">
          <w:rPr>
            <w:rFonts w:ascii="Times New Roman" w:hAnsi="Times New Roman"/>
            <w:lang w:val="sv-SE"/>
          </w:rPr>
          <w:delText>g</w:delText>
        </w:r>
        <w:r w:rsidRPr="006962CE" w:rsidDel="00483CF1">
          <w:rPr>
            <w:rFonts w:ascii="Times New Roman" w:hAnsi="Times New Roman"/>
            <w:lang w:val="sv-SE"/>
          </w:rPr>
          <w:delText>a</w:delText>
        </w:r>
      </w:del>
      <w:r w:rsidRPr="006962CE">
        <w:rPr>
          <w:rFonts w:ascii="Times New Roman" w:hAnsi="Times New Roman"/>
          <w:lang w:val="sv-SE"/>
        </w:rPr>
        <w:t xml:space="preserve"> i politik, är totalitärt och inte har något </w:t>
      </w:r>
      <w:r w:rsidRPr="006962CE">
        <w:rPr>
          <w:rFonts w:ascii="Times New Roman" w:hAnsi="Times New Roman"/>
          <w:lang w:val="sv-SE"/>
        </w:rPr>
        <w:lastRenderedPageBreak/>
        <w:t>att göra med meningskap. Inget kund</w:t>
      </w:r>
      <w:r w:rsidRPr="006962CE">
        <w:rPr>
          <w:rFonts w:ascii="Times New Roman" w:hAnsi="Times New Roman"/>
          <w:lang w:val="sv-SE"/>
        </w:rPr>
        <w:t xml:space="preserve">e vara längre från sanningen. Om man är uppriktig i sitt engagemang blir man politisk. </w:t>
      </w:r>
    </w:p>
    <w:p w:rsidR="004225B6" w:rsidRPr="006962CE" w:rsidRDefault="00D453BB">
      <w:pPr>
        <w:pStyle w:val="TextBody"/>
        <w:rPr>
          <w:rFonts w:ascii="Times New Roman" w:hAnsi="Times New Roman"/>
          <w:lang w:val="sv-SE"/>
        </w:rPr>
      </w:pPr>
      <w:r w:rsidRPr="006962CE">
        <w:rPr>
          <w:rFonts w:ascii="Times New Roman" w:hAnsi="Times New Roman"/>
          <w:lang w:val="sv-SE"/>
        </w:rPr>
        <w:t>Ekonomen Albert O. Hirschman analyserade tre olika strategier för att engagera sig i världen, som han kallade "Välja bort", "Uttrycka" och "Lojalitet"</w:t>
      </w:r>
      <w:r>
        <w:rPr>
          <w:rStyle w:val="FootnoteAnchor"/>
          <w:rFonts w:ascii="Times New Roman" w:hAnsi="Times New Roman"/>
        </w:rPr>
        <w:footnoteReference w:id="19"/>
      </w:r>
      <w:r w:rsidRPr="006962CE">
        <w:rPr>
          <w:rFonts w:ascii="Times New Roman" w:hAnsi="Times New Roman"/>
          <w:lang w:val="sv-SE"/>
        </w:rPr>
        <w:t xml:space="preserve">. Det liberala, </w:t>
      </w:r>
      <w:r w:rsidRPr="006962CE">
        <w:rPr>
          <w:rFonts w:ascii="Times New Roman" w:hAnsi="Times New Roman"/>
          <w:lang w:val="sv-SE"/>
        </w:rPr>
        <w:t>och även kon</w:t>
      </w:r>
      <w:ins w:id="106" w:author="36193" w:date="2015-07-20T17:25:00Z">
        <w:r w:rsidR="00483CF1">
          <w:rPr>
            <w:rFonts w:ascii="Times New Roman" w:hAnsi="Times New Roman"/>
            <w:lang w:val="sv-SE"/>
          </w:rPr>
          <w:t>s</w:t>
        </w:r>
      </w:ins>
      <w:r w:rsidRPr="006962CE">
        <w:rPr>
          <w:rFonts w:ascii="Times New Roman" w:hAnsi="Times New Roman"/>
          <w:lang w:val="sv-SE"/>
        </w:rPr>
        <w:t>umtions</w:t>
      </w:r>
      <w:ins w:id="107" w:author="36193" w:date="2015-07-20T17:25:00Z">
        <w:r w:rsidR="00483CF1">
          <w:rPr>
            <w:rFonts w:ascii="Times New Roman" w:hAnsi="Times New Roman"/>
            <w:lang w:val="sv-SE"/>
          </w:rPr>
          <w:t>s</w:t>
        </w:r>
      </w:ins>
      <w:r w:rsidRPr="006962CE">
        <w:rPr>
          <w:rFonts w:ascii="Times New Roman" w:hAnsi="Times New Roman"/>
          <w:lang w:val="sv-SE"/>
        </w:rPr>
        <w:t xml:space="preserve">amhällets engagemang med världen är genom strategin att välja bort. Genom att bara vara närvarande i en situation, genom att vara medlem i ett parti, en kund i en affär, att ha på sig en musikgrupps t-tröja, att gå med i en klubb, eller </w:t>
      </w:r>
      <w:r w:rsidRPr="006962CE">
        <w:rPr>
          <w:rFonts w:ascii="Times New Roman" w:hAnsi="Times New Roman"/>
          <w:lang w:val="sv-SE"/>
        </w:rPr>
        <w:t>ett universitet, eller att ha sina barn på en skola, så markerar det ens helhjärtade stöd. När man inte längre kan ge något sitt fulla stöd, för vilket skäl det än må vara, väljer man bort det</w:t>
      </w:r>
      <w:ins w:id="108" w:author="36193" w:date="2015-07-20T17:25:00Z">
        <w:r w:rsidR="00483CF1">
          <w:rPr>
            <w:rFonts w:ascii="Times New Roman" w:hAnsi="Times New Roman"/>
            <w:lang w:val="sv-SE"/>
          </w:rPr>
          <w:t xml:space="preserve"> dvs</w:t>
        </w:r>
      </w:ins>
      <w:del w:id="109" w:author="36193" w:date="2015-07-20T17:25:00Z">
        <w:r w:rsidRPr="006962CE" w:rsidDel="00483CF1">
          <w:rPr>
            <w:rFonts w:ascii="Times New Roman" w:hAnsi="Times New Roman"/>
            <w:lang w:val="sv-SE"/>
          </w:rPr>
          <w:delText>,</w:delText>
        </w:r>
        <w:r w:rsidRPr="006962CE" w:rsidDel="00483CF1">
          <w:rPr>
            <w:rFonts w:ascii="Times New Roman" w:hAnsi="Times New Roman"/>
            <w:lang w:val="sv-SE"/>
          </w:rPr>
          <w:delText xml:space="preserve"> </w:delText>
        </w:r>
        <w:r w:rsidRPr="006962CE" w:rsidDel="00483CF1">
          <w:rPr>
            <w:rFonts w:ascii="Times New Roman" w:hAnsi="Times New Roman"/>
            <w:lang w:val="sv-SE"/>
          </w:rPr>
          <w:delText>d</w:delText>
        </w:r>
        <w:r w:rsidRPr="006962CE" w:rsidDel="00483CF1">
          <w:rPr>
            <w:rFonts w:ascii="Times New Roman" w:hAnsi="Times New Roman"/>
            <w:lang w:val="sv-SE"/>
          </w:rPr>
          <w:delText>e</w:delText>
        </w:r>
        <w:r w:rsidRPr="006962CE" w:rsidDel="00483CF1">
          <w:rPr>
            <w:rFonts w:ascii="Times New Roman" w:hAnsi="Times New Roman"/>
            <w:lang w:val="sv-SE"/>
          </w:rPr>
          <w:delText>t</w:delText>
        </w:r>
        <w:r w:rsidRPr="006962CE" w:rsidDel="00483CF1">
          <w:rPr>
            <w:rFonts w:ascii="Times New Roman" w:hAnsi="Times New Roman"/>
            <w:lang w:val="sv-SE"/>
          </w:rPr>
          <w:delText xml:space="preserve"> </w:delText>
        </w:r>
        <w:r w:rsidRPr="006962CE" w:rsidDel="00483CF1">
          <w:rPr>
            <w:rFonts w:ascii="Times New Roman" w:hAnsi="Times New Roman"/>
            <w:lang w:val="sv-SE"/>
          </w:rPr>
          <w:delText>v</w:delText>
        </w:r>
        <w:r w:rsidRPr="006962CE" w:rsidDel="00483CF1">
          <w:rPr>
            <w:rFonts w:ascii="Times New Roman" w:hAnsi="Times New Roman"/>
            <w:lang w:val="sv-SE"/>
          </w:rPr>
          <w:delText>i</w:delText>
        </w:r>
        <w:r w:rsidRPr="006962CE" w:rsidDel="00483CF1">
          <w:rPr>
            <w:rFonts w:ascii="Times New Roman" w:hAnsi="Times New Roman"/>
            <w:lang w:val="sv-SE"/>
          </w:rPr>
          <w:delText>l</w:delText>
        </w:r>
        <w:r w:rsidRPr="006962CE" w:rsidDel="00483CF1">
          <w:rPr>
            <w:rFonts w:ascii="Times New Roman" w:hAnsi="Times New Roman"/>
            <w:lang w:val="sv-SE"/>
          </w:rPr>
          <w:delText>l</w:delText>
        </w:r>
        <w:r w:rsidRPr="006962CE" w:rsidDel="00483CF1">
          <w:rPr>
            <w:rFonts w:ascii="Times New Roman" w:hAnsi="Times New Roman"/>
            <w:lang w:val="sv-SE"/>
          </w:rPr>
          <w:delText xml:space="preserve"> </w:delText>
        </w:r>
        <w:r w:rsidRPr="006962CE" w:rsidDel="00483CF1">
          <w:rPr>
            <w:rFonts w:ascii="Times New Roman" w:hAnsi="Times New Roman"/>
            <w:lang w:val="sv-SE"/>
          </w:rPr>
          <w:delText>s</w:delText>
        </w:r>
        <w:r w:rsidRPr="006962CE" w:rsidDel="00483CF1">
          <w:rPr>
            <w:rFonts w:ascii="Times New Roman" w:hAnsi="Times New Roman"/>
            <w:lang w:val="sv-SE"/>
          </w:rPr>
          <w:delText>ä</w:delText>
        </w:r>
        <w:r w:rsidRPr="006962CE" w:rsidDel="00483CF1">
          <w:rPr>
            <w:rFonts w:ascii="Times New Roman" w:hAnsi="Times New Roman"/>
            <w:lang w:val="sv-SE"/>
          </w:rPr>
          <w:delText>g</w:delText>
        </w:r>
        <w:r w:rsidRPr="006962CE" w:rsidDel="00483CF1">
          <w:rPr>
            <w:rFonts w:ascii="Times New Roman" w:hAnsi="Times New Roman"/>
            <w:lang w:val="sv-SE"/>
          </w:rPr>
          <w:delText>a</w:delText>
        </w:r>
        <w:r w:rsidRPr="006962CE" w:rsidDel="00483CF1">
          <w:rPr>
            <w:rFonts w:ascii="Times New Roman" w:hAnsi="Times New Roman"/>
            <w:lang w:val="sv-SE"/>
          </w:rPr>
          <w:delText>,</w:delText>
        </w:r>
      </w:del>
      <w:r w:rsidRPr="006962CE">
        <w:rPr>
          <w:rFonts w:ascii="Times New Roman" w:hAnsi="Times New Roman"/>
          <w:lang w:val="sv-SE"/>
        </w:rPr>
        <w:t xml:space="preserve"> man lämnar sammanhanget och söker ett nytt. Det</w:t>
      </w:r>
      <w:r w:rsidRPr="006962CE">
        <w:rPr>
          <w:rFonts w:ascii="Times New Roman" w:hAnsi="Times New Roman"/>
          <w:lang w:val="sv-SE"/>
        </w:rPr>
        <w:t>ta är ouppriktig politik. Däremot, för att kunna vara engagerad i meningskapsprojektet måste man också se till att vara i ett sammanhang som man kan engagera sig uppriktigt med, och att välja bort ett sammanhang som förhindrar uppriktighet är ibland nödvän</w:t>
      </w:r>
      <w:r w:rsidRPr="006962CE">
        <w:rPr>
          <w:rFonts w:ascii="Times New Roman" w:hAnsi="Times New Roman"/>
          <w:lang w:val="sv-SE"/>
        </w:rPr>
        <w:t>digt för meningskap.</w:t>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Det mer uppriktiga tillvägagångsättet är att uttrycka sig. Om något är fel med situationen och sammanhanget du befinner dig i, då engagerar man sig uppriktigt med situationen genom att uttrycka sitt ogillande. Med detta engagemang kan </w:t>
      </w:r>
      <w:r w:rsidRPr="006962CE">
        <w:rPr>
          <w:rFonts w:ascii="Times New Roman" w:hAnsi="Times New Roman"/>
          <w:lang w:val="sv-SE"/>
        </w:rPr>
        <w:t>man då hoppas på att förbättra det som är fel och att göra det konstruktivt, medan strategin att välja bort är en passiv kritik, som lämnar de som blir kvar att gissa vad som var fel.</w:t>
      </w:r>
    </w:p>
    <w:p w:rsidR="004225B6" w:rsidRPr="006962CE" w:rsidRDefault="00D453BB">
      <w:pPr>
        <w:pStyle w:val="TextBody"/>
        <w:rPr>
          <w:rFonts w:ascii="Times New Roman" w:hAnsi="Times New Roman"/>
          <w:lang w:val="sv-SE"/>
        </w:rPr>
      </w:pPr>
      <w:r w:rsidRPr="006962CE">
        <w:rPr>
          <w:rFonts w:ascii="Times New Roman" w:hAnsi="Times New Roman"/>
          <w:lang w:val="sv-SE"/>
        </w:rPr>
        <w:t>Lojalitet är att uttrycka sig och att stanna kvar, i motsats till att ut</w:t>
      </w:r>
      <w:r w:rsidRPr="006962CE">
        <w:rPr>
          <w:rFonts w:ascii="Times New Roman" w:hAnsi="Times New Roman"/>
          <w:lang w:val="sv-SE"/>
        </w:rPr>
        <w:t>trycka sig och välja bort. Genom att vara lojal ser man till att något händer, genom att ständigt uttrycka sig, interagera och engagera sig. Genom lojalitet hotar man inte att lämna en situation</w:t>
      </w:r>
      <w:ins w:id="110" w:author="36193" w:date="2015-07-20T17:26:00Z">
        <w:r w:rsidR="00483CF1">
          <w:rPr>
            <w:rFonts w:ascii="Times New Roman" w:hAnsi="Times New Roman"/>
            <w:lang w:val="sv-SE"/>
          </w:rPr>
          <w:t xml:space="preserve"> </w:t>
        </w:r>
      </w:ins>
      <w:del w:id="111" w:author="36193" w:date="2015-07-20T17:26:00Z">
        <w:r w:rsidRPr="006962CE" w:rsidDel="00483CF1">
          <w:rPr>
            <w:rFonts w:ascii="Times New Roman" w:hAnsi="Times New Roman"/>
            <w:lang w:val="sv-SE"/>
          </w:rPr>
          <w:delText>-</w:delText>
        </w:r>
      </w:del>
      <w:r w:rsidRPr="006962CE">
        <w:rPr>
          <w:rFonts w:ascii="Times New Roman" w:hAnsi="Times New Roman"/>
          <w:lang w:val="sv-SE"/>
        </w:rPr>
        <w:t>-</w:t>
      </w:r>
      <w:ins w:id="112" w:author="36193" w:date="2015-07-20T17:26:00Z">
        <w:r w:rsidR="00483CF1">
          <w:rPr>
            <w:rFonts w:ascii="Times New Roman" w:hAnsi="Times New Roman"/>
            <w:lang w:val="sv-SE"/>
          </w:rPr>
          <w:t xml:space="preserve"> </w:t>
        </w:r>
      </w:ins>
      <w:r w:rsidRPr="006962CE">
        <w:rPr>
          <w:rFonts w:ascii="Times New Roman" w:hAnsi="Times New Roman"/>
          <w:lang w:val="sv-SE"/>
        </w:rPr>
        <w:t>man hotar att stanna kvar. Dett</w:t>
      </w:r>
      <w:ins w:id="113" w:author="36193" w:date="2015-07-20T17:26:00Z">
        <w:r w:rsidR="00483CF1">
          <w:rPr>
            <w:rFonts w:ascii="Times New Roman" w:hAnsi="Times New Roman"/>
            <w:lang w:val="sv-SE"/>
          </w:rPr>
          <w:t>a</w:t>
        </w:r>
      </w:ins>
      <w:r w:rsidRPr="006962CE">
        <w:rPr>
          <w:rFonts w:ascii="Times New Roman" w:hAnsi="Times New Roman"/>
          <w:lang w:val="sv-SE"/>
        </w:rPr>
        <w:t xml:space="preserve"> tvingar andra i samma samman</w:t>
      </w:r>
      <w:r w:rsidRPr="006962CE">
        <w:rPr>
          <w:rFonts w:ascii="Times New Roman" w:hAnsi="Times New Roman"/>
          <w:lang w:val="sv-SE"/>
        </w:rPr>
        <w:t>hang att förhandla med din närvaro, och i viss utsträckning ta dig seriöst.</w:t>
      </w:r>
    </w:p>
    <w:p w:rsidR="004225B6" w:rsidRPr="006962CE" w:rsidRDefault="00D453BB">
      <w:pPr>
        <w:pStyle w:val="TextBody"/>
        <w:rPr>
          <w:rStyle w:val="FootnoteAnchor"/>
          <w:rFonts w:ascii="Times New Roman" w:hAnsi="Times New Roman"/>
          <w:lang w:val="sv-SE"/>
        </w:rPr>
      </w:pPr>
      <w:r w:rsidRPr="006962CE">
        <w:rPr>
          <w:rFonts w:ascii="Times New Roman" w:hAnsi="Times New Roman"/>
          <w:lang w:val="sv-SE"/>
        </w:rPr>
        <w:t>Om man engagerar sig uppriktigt i sitt sammanhang och i Varandra, blir man en aktivist. Uppriktigt engagemang gör det omöjligt att bortse från det man tycker är fel med ett sammanh</w:t>
      </w:r>
      <w:r w:rsidRPr="006962CE">
        <w:rPr>
          <w:rFonts w:ascii="Times New Roman" w:hAnsi="Times New Roman"/>
          <w:lang w:val="sv-SE"/>
        </w:rPr>
        <w:t>ang. Om man kunde bortse från sådana aspekter sku</w:t>
      </w:r>
      <w:del w:id="114" w:author="36193" w:date="2015-07-20T17:26:00Z">
        <w:r w:rsidRPr="006962CE" w:rsidDel="00483CF1">
          <w:rPr>
            <w:rFonts w:ascii="Times New Roman" w:hAnsi="Times New Roman"/>
            <w:lang w:val="sv-SE"/>
          </w:rPr>
          <w:delText>l</w:delText>
        </w:r>
      </w:del>
      <w:r w:rsidRPr="006962CE">
        <w:rPr>
          <w:rFonts w:ascii="Times New Roman" w:hAnsi="Times New Roman"/>
          <w:lang w:val="sv-SE"/>
        </w:rPr>
        <w:t xml:space="preserve">lle man inte vara uppriktig, </w:t>
      </w:r>
      <w:ins w:id="115" w:author="36193" w:date="2015-07-20T17:26:00Z">
        <w:r w:rsidR="00483CF1">
          <w:rPr>
            <w:rFonts w:ascii="Times New Roman" w:hAnsi="Times New Roman"/>
            <w:lang w:val="sv-SE"/>
          </w:rPr>
          <w:t>utan</w:t>
        </w:r>
      </w:ins>
      <w:del w:id="116" w:author="36193" w:date="2015-07-20T17:26:00Z">
        <w:r w:rsidRPr="006962CE" w:rsidDel="00483CF1">
          <w:rPr>
            <w:rFonts w:ascii="Times New Roman" w:hAnsi="Times New Roman"/>
            <w:lang w:val="sv-SE"/>
          </w:rPr>
          <w:delText>man skulle vara</w:delText>
        </w:r>
      </w:del>
      <w:ins w:id="117" w:author="36193" w:date="2015-07-20T17:26:00Z">
        <w:r w:rsidR="00416CF8">
          <w:rPr>
            <w:rFonts w:ascii="Times New Roman" w:hAnsi="Times New Roman"/>
            <w:lang w:val="sv-SE"/>
          </w:rPr>
          <w:t xml:space="preserve"> cynisk</w:t>
        </w:r>
      </w:ins>
      <w:del w:id="118" w:author="36193" w:date="2015-07-20T17:26:00Z">
        <w:r w:rsidRPr="006962CE" w:rsidDel="00416CF8">
          <w:rPr>
            <w:rFonts w:ascii="Times New Roman" w:hAnsi="Times New Roman"/>
            <w:lang w:val="sv-SE"/>
          </w:rPr>
          <w:delText xml:space="preserve"> en cyniker</w:delText>
        </w:r>
      </w:del>
      <w:r>
        <w:rPr>
          <w:rStyle w:val="FootnoteAnchor"/>
          <w:rFonts w:ascii="Times New Roman" w:hAnsi="Times New Roman"/>
        </w:rPr>
        <w:footnoteReference w:id="20"/>
      </w:r>
      <w:r w:rsidRPr="006962CE">
        <w:rPr>
          <w:rFonts w:ascii="Times New Roman" w:hAnsi="Times New Roman"/>
          <w:lang w:val="sv-SE"/>
        </w:rPr>
        <w:t>. Cynism är motsatsen till uppriktighet och en cyniker är motsatsen till en aktivist.</w:t>
      </w:r>
      <w:r>
        <w:rPr>
          <w:rStyle w:val="FootnoteAnchor"/>
          <w:rFonts w:ascii="Times New Roman" w:hAnsi="Times New Roman"/>
        </w:rPr>
        <w:footnoteReference w:id="21"/>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Genom att skapa utrymmen för uppriktighet skapar man möjlighet </w:t>
      </w:r>
      <w:r w:rsidRPr="006962CE">
        <w:rPr>
          <w:rFonts w:ascii="Times New Roman" w:hAnsi="Times New Roman"/>
          <w:lang w:val="sv-SE"/>
        </w:rPr>
        <w:t>till kollektivt uttryck och lojalitet. Uppriktiga utrymmen är av nödvändighet icke-hi</w:t>
      </w:r>
      <w:ins w:id="122" w:author="36193" w:date="2015-07-20T17:27:00Z">
        <w:r w:rsidR="00416CF8">
          <w:rPr>
            <w:rFonts w:ascii="Times New Roman" w:hAnsi="Times New Roman"/>
            <w:lang w:val="sv-SE"/>
          </w:rPr>
          <w:t>e</w:t>
        </w:r>
      </w:ins>
      <w:r w:rsidRPr="006962CE">
        <w:rPr>
          <w:rFonts w:ascii="Times New Roman" w:hAnsi="Times New Roman"/>
          <w:lang w:val="sv-SE"/>
        </w:rPr>
        <w:t>rarkiska, annars vore det inte möjligt att behandla varandra som oändliga personer. Hi</w:t>
      </w:r>
      <w:ins w:id="123" w:author="36193" w:date="2015-07-20T17:27:00Z">
        <w:r w:rsidR="00416CF8">
          <w:rPr>
            <w:rFonts w:ascii="Times New Roman" w:hAnsi="Times New Roman"/>
            <w:lang w:val="sv-SE"/>
          </w:rPr>
          <w:t>e</w:t>
        </w:r>
      </w:ins>
      <w:r w:rsidRPr="006962CE">
        <w:rPr>
          <w:rFonts w:ascii="Times New Roman" w:hAnsi="Times New Roman"/>
          <w:lang w:val="sv-SE"/>
        </w:rPr>
        <w:t xml:space="preserve">rarkier skapar identiteter. Identiteter har det gemensamt med </w:t>
      </w:r>
      <w:r w:rsidRPr="006962CE">
        <w:rPr>
          <w:rFonts w:ascii="Times New Roman" w:hAnsi="Times New Roman"/>
          <w:lang w:val="sv-SE"/>
        </w:rPr>
        <w:lastRenderedPageBreak/>
        <w:t>artighet att det bara t</w:t>
      </w:r>
      <w:r w:rsidRPr="006962CE">
        <w:rPr>
          <w:rFonts w:ascii="Times New Roman" w:hAnsi="Times New Roman"/>
          <w:lang w:val="sv-SE"/>
        </w:rPr>
        <w:t>jänar ett syfte mellan främlingar. Genom att själv lägga vikt vid de</w:t>
      </w:r>
      <w:ins w:id="124" w:author="36193" w:date="2015-07-20T17:27:00Z">
        <w:r w:rsidR="00416CF8">
          <w:rPr>
            <w:rFonts w:ascii="Times New Roman" w:hAnsi="Times New Roman"/>
            <w:lang w:val="sv-SE"/>
          </w:rPr>
          <w:t>m</w:t>
        </w:r>
      </w:ins>
      <w:r w:rsidRPr="006962CE">
        <w:rPr>
          <w:rFonts w:ascii="Times New Roman" w:hAnsi="Times New Roman"/>
          <w:lang w:val="sv-SE"/>
        </w:rPr>
        <w:t>, på egen hand. behandlar man sig själv som en främling. Och genom att skapa hi</w:t>
      </w:r>
      <w:ins w:id="125" w:author="36193" w:date="2015-07-20T17:27:00Z">
        <w:r w:rsidR="00416CF8">
          <w:rPr>
            <w:rFonts w:ascii="Times New Roman" w:hAnsi="Times New Roman"/>
            <w:lang w:val="sv-SE"/>
          </w:rPr>
          <w:t>e</w:t>
        </w:r>
      </w:ins>
      <w:r w:rsidRPr="006962CE">
        <w:rPr>
          <w:rFonts w:ascii="Times New Roman" w:hAnsi="Times New Roman"/>
          <w:lang w:val="sv-SE"/>
        </w:rPr>
        <w:t>rarkier i en grupp förvandlar man Varandra till Andra.</w:t>
      </w:r>
      <w:r>
        <w:rPr>
          <w:rStyle w:val="FootnoteAnchor"/>
          <w:rFonts w:ascii="Times New Roman" w:hAnsi="Times New Roman"/>
        </w:rPr>
        <w:footnoteReference w:id="22"/>
      </w:r>
      <w:r w:rsidRPr="006962CE">
        <w:rPr>
          <w:rFonts w:ascii="Times New Roman" w:hAnsi="Times New Roman"/>
          <w:lang w:val="sv-SE"/>
        </w:rPr>
        <w:t xml:space="preserve"> Genom att uttrycka sig och vara lojala kollektivt hot</w:t>
      </w:r>
      <w:r w:rsidRPr="006962CE">
        <w:rPr>
          <w:rFonts w:ascii="Times New Roman" w:hAnsi="Times New Roman"/>
          <w:lang w:val="sv-SE"/>
        </w:rPr>
        <w:t>ar man en hel kultur med att stanna kvar.</w:t>
      </w:r>
    </w:p>
    <w:p w:rsidR="004225B6" w:rsidRPr="006962CE" w:rsidRDefault="00D453BB">
      <w:pPr>
        <w:pStyle w:val="TextBody"/>
        <w:rPr>
          <w:rFonts w:ascii="Times New Roman" w:hAnsi="Times New Roman"/>
          <w:lang w:val="sv-SE"/>
        </w:rPr>
      </w:pPr>
      <w:r w:rsidRPr="006962CE">
        <w:rPr>
          <w:rFonts w:ascii="Times New Roman" w:hAnsi="Times New Roman"/>
          <w:i/>
          <w:iCs/>
          <w:lang w:val="sv-SE"/>
        </w:rPr>
        <w:t>Empati</w:t>
      </w:r>
      <w:r w:rsidRPr="006962CE">
        <w:rPr>
          <w:rFonts w:ascii="Times New Roman" w:hAnsi="Times New Roman"/>
          <w:lang w:val="sv-SE"/>
        </w:rPr>
        <w:t xml:space="preserve"> missförstås ofta som förmågan att känna det en annan människa känner.</w:t>
      </w:r>
      <w:r>
        <w:rPr>
          <w:rStyle w:val="FootnoteAnchor"/>
          <w:rFonts w:ascii="Times New Roman" w:hAnsi="Times New Roman"/>
        </w:rPr>
        <w:footnoteReference w:id="23"/>
      </w:r>
      <w:r w:rsidRPr="006962CE">
        <w:rPr>
          <w:rFonts w:ascii="Times New Roman" w:hAnsi="Times New Roman"/>
          <w:lang w:val="sv-SE"/>
        </w:rPr>
        <w:t xml:space="preserve"> För mig är empati förmågan att lyssna på och ta en främling på allvar, att vara uppriktig i mötet och agera därefter. Då blir empati sol</w:t>
      </w:r>
      <w:r w:rsidRPr="006962CE">
        <w:rPr>
          <w:rFonts w:ascii="Times New Roman" w:hAnsi="Times New Roman"/>
          <w:lang w:val="sv-SE"/>
        </w:rPr>
        <w:t>idaritet, och om vi är uppriktigt engagerade i oss själva leder solidaritet till handling, annars manifesteras den inte. De</w:t>
      </w:r>
      <w:ins w:id="129" w:author="36193" w:date="2015-07-20T17:28:00Z">
        <w:r w:rsidR="00416CF8">
          <w:rPr>
            <w:rFonts w:ascii="Times New Roman" w:hAnsi="Times New Roman"/>
            <w:lang w:val="sv-SE"/>
          </w:rPr>
          <w:t>t</w:t>
        </w:r>
      </w:ins>
      <w:del w:id="130" w:author="36193" w:date="2015-07-20T17:28:00Z">
        <w:r w:rsidRPr="006962CE" w:rsidDel="00416CF8">
          <w:rPr>
            <w:rFonts w:ascii="Times New Roman" w:hAnsi="Times New Roman"/>
            <w:lang w:val="sv-SE"/>
          </w:rPr>
          <w:delText>r</w:delText>
        </w:r>
      </w:del>
      <w:r w:rsidRPr="006962CE">
        <w:rPr>
          <w:rFonts w:ascii="Times New Roman" w:hAnsi="Times New Roman"/>
          <w:lang w:val="sv-SE"/>
        </w:rPr>
        <w:t xml:space="preserve"> är genom uppriktighet som meningskap blir till </w:t>
      </w:r>
      <w:del w:id="131" w:author="36193" w:date="2015-07-20T17:28:00Z">
        <w:r w:rsidRPr="006962CE" w:rsidDel="00416CF8">
          <w:rPr>
            <w:rFonts w:ascii="Times New Roman" w:hAnsi="Times New Roman"/>
            <w:lang w:val="sv-SE"/>
          </w:rPr>
          <w:delText xml:space="preserve">en </w:delText>
        </w:r>
      </w:del>
      <w:r w:rsidRPr="006962CE">
        <w:rPr>
          <w:rFonts w:ascii="Times New Roman" w:hAnsi="Times New Roman"/>
          <w:lang w:val="sv-SE"/>
        </w:rPr>
        <w:t>humanism.</w:t>
      </w:r>
    </w:p>
    <w:p w:rsidR="004225B6" w:rsidRPr="006962CE" w:rsidRDefault="00D453BB">
      <w:pPr>
        <w:pStyle w:val="TextBody"/>
        <w:rPr>
          <w:rFonts w:ascii="Times New Roman" w:hAnsi="Times New Roman"/>
          <w:b/>
          <w:bCs/>
          <w:sz w:val="36"/>
          <w:szCs w:val="36"/>
          <w:lang w:val="sv-SE"/>
        </w:rPr>
      </w:pPr>
      <w:r w:rsidRPr="006962CE">
        <w:rPr>
          <w:rFonts w:ascii="Times New Roman" w:hAnsi="Times New Roman"/>
          <w:b/>
          <w:bCs/>
          <w:sz w:val="36"/>
          <w:szCs w:val="36"/>
          <w:lang w:val="sv-SE"/>
        </w:rPr>
        <w:t>Angående dygden i att ha en hobby</w:t>
      </w:r>
    </w:p>
    <w:p w:rsidR="004225B6" w:rsidRPr="006962CE" w:rsidRDefault="00D453BB">
      <w:pPr>
        <w:pStyle w:val="TextBody"/>
        <w:rPr>
          <w:rFonts w:ascii="Times New Roman" w:hAnsi="Times New Roman"/>
          <w:lang w:val="sv-SE"/>
        </w:rPr>
      </w:pPr>
      <w:r w:rsidRPr="006962CE">
        <w:rPr>
          <w:rFonts w:ascii="Times New Roman" w:hAnsi="Times New Roman"/>
          <w:lang w:val="sv-SE"/>
        </w:rPr>
        <w:t>Man ska inte göra något i ett annat s</w:t>
      </w:r>
      <w:r w:rsidRPr="006962CE">
        <w:rPr>
          <w:rFonts w:ascii="Times New Roman" w:hAnsi="Times New Roman"/>
          <w:lang w:val="sv-SE"/>
        </w:rPr>
        <w:t>yfte än att göra just det. Ett meningsfullt skäl för att skriva en bok är inte så att jag kan tjäna de pengar jag så desperat behöver, eller så att jag kan få den uppmärksamhet</w:t>
      </w:r>
      <w:del w:id="132" w:author="36193" w:date="2015-07-20T17:28:00Z">
        <w:r w:rsidRPr="006962CE" w:rsidDel="00416CF8">
          <w:rPr>
            <w:rFonts w:ascii="Times New Roman" w:hAnsi="Times New Roman"/>
            <w:lang w:val="sv-SE"/>
          </w:rPr>
          <w:delText>e</w:delText>
        </w:r>
        <w:r w:rsidRPr="006962CE" w:rsidDel="00416CF8">
          <w:rPr>
            <w:rFonts w:ascii="Times New Roman" w:hAnsi="Times New Roman"/>
            <w:lang w:val="sv-SE"/>
          </w:rPr>
          <w:delText>n</w:delText>
        </w:r>
      </w:del>
      <w:r w:rsidRPr="006962CE">
        <w:rPr>
          <w:rFonts w:ascii="Times New Roman" w:hAnsi="Times New Roman"/>
          <w:lang w:val="sv-SE"/>
        </w:rPr>
        <w:t xml:space="preserve"> jag längtar efter, eller för att sprida en idé som jag tror är oerhört viktig</w:t>
      </w:r>
      <w:r w:rsidRPr="006962CE">
        <w:rPr>
          <w:rFonts w:ascii="Times New Roman" w:hAnsi="Times New Roman"/>
          <w:lang w:val="sv-SE"/>
        </w:rPr>
        <w:t xml:space="preserve"> för världen, utan bara för att skriva just den</w:t>
      </w:r>
      <w:ins w:id="133" w:author="36193" w:date="2015-07-20T17:28:00Z">
        <w:r w:rsidR="00416CF8">
          <w:rPr>
            <w:rFonts w:ascii="Times New Roman" w:hAnsi="Times New Roman"/>
            <w:lang w:val="sv-SE"/>
          </w:rPr>
          <w:t xml:space="preserve"> där</w:t>
        </w:r>
      </w:ins>
      <w:r w:rsidRPr="006962CE">
        <w:rPr>
          <w:rFonts w:ascii="Times New Roman" w:hAnsi="Times New Roman"/>
          <w:lang w:val="sv-SE"/>
        </w:rPr>
        <w:t xml:space="preserve"> boken. Skrivandet blir då en del av mitt meningskapsprojekt, ett medel genom vilket jag utmanar mina egna förutfattade meningar och interagerar med min omgivning, att bringa i dagen nya aspekter hos mig själv</w:t>
      </w:r>
      <w:r w:rsidRPr="006962CE">
        <w:rPr>
          <w:rFonts w:ascii="Times New Roman" w:hAnsi="Times New Roman"/>
          <w:lang w:val="sv-SE"/>
        </w:rPr>
        <w:t>. Och bokens framgång mäts då inte av hur många exemplar den säljer i, utan av hur uppriktig jag har varit i mitt engagemang med mig själv och bokens ämne under skrivandets gång, och hur hjälpsam den har varit för min formering och transformation.</w:t>
      </w:r>
    </w:p>
    <w:p w:rsidR="004225B6" w:rsidRPr="006962CE" w:rsidRDefault="00D453BB">
      <w:pPr>
        <w:pStyle w:val="TextBody"/>
        <w:rPr>
          <w:rFonts w:ascii="Times New Roman" w:hAnsi="Times New Roman"/>
          <w:lang w:val="sv-SE"/>
        </w:rPr>
      </w:pPr>
      <w:r w:rsidRPr="006962CE">
        <w:rPr>
          <w:rFonts w:ascii="Times New Roman" w:hAnsi="Times New Roman"/>
          <w:i/>
          <w:iCs/>
          <w:lang w:val="sv-SE"/>
        </w:rPr>
        <w:t>"Men vän</w:t>
      </w:r>
      <w:r w:rsidRPr="006962CE">
        <w:rPr>
          <w:rFonts w:ascii="Times New Roman" w:hAnsi="Times New Roman"/>
          <w:i/>
          <w:iCs/>
          <w:lang w:val="sv-SE"/>
        </w:rPr>
        <w:t>ta nu"</w:t>
      </w:r>
      <w:r w:rsidRPr="006962CE">
        <w:rPr>
          <w:rFonts w:ascii="Times New Roman" w:hAnsi="Times New Roman"/>
          <w:lang w:val="sv-SE"/>
        </w:rPr>
        <w:t xml:space="preserve">, protesterar Jag, </w:t>
      </w:r>
      <w:r w:rsidRPr="006962CE">
        <w:rPr>
          <w:rFonts w:ascii="Times New Roman" w:hAnsi="Times New Roman"/>
          <w:i/>
          <w:iCs/>
          <w:lang w:val="sv-SE"/>
        </w:rPr>
        <w:t xml:space="preserve">"då finns det ju ett annat syfte med att skriva boken trots allt: syftet av självkännedom, uppriktighet och allt det där. Du skriver ju inte alls boken bara för att skriva boken!" </w:t>
      </w:r>
      <w:r w:rsidRPr="006962CE">
        <w:rPr>
          <w:rFonts w:ascii="Times New Roman" w:hAnsi="Times New Roman"/>
          <w:lang w:val="sv-SE"/>
        </w:rPr>
        <w:t>Och javisst, det är en giltig protest, men detta sy</w:t>
      </w:r>
      <w:r w:rsidRPr="006962CE">
        <w:rPr>
          <w:rFonts w:ascii="Times New Roman" w:hAnsi="Times New Roman"/>
          <w:lang w:val="sv-SE"/>
        </w:rPr>
        <w:t>fte är kvalitativt annorlunda än de sekundära syftena så som ära och pengar. Skrivandet erbjuder en möjlighet till att uppriktigt engagera mig i mig själv som inte skulle ha funnits annars. Och engagemanget frambringar aspekter hos mig själv som inte skull</w:t>
      </w:r>
      <w:r w:rsidRPr="006962CE">
        <w:rPr>
          <w:rFonts w:ascii="Times New Roman" w:hAnsi="Times New Roman"/>
          <w:lang w:val="sv-SE"/>
        </w:rPr>
        <w:t>e ha funnits om jag inte hade skrivit boken. Däri ligger dygden av att vara uppriktig i vadhelst man råkar engagera sig, därigenom skapar vi aspekter av oss själva som inte längre baseras på osäkerhet och likriktning. Vilket uppriktigt engagemang som helst</w:t>
      </w:r>
      <w:r w:rsidRPr="006962CE">
        <w:rPr>
          <w:rFonts w:ascii="Times New Roman" w:hAnsi="Times New Roman"/>
          <w:lang w:val="sv-SE"/>
        </w:rPr>
        <w:t xml:space="preserve"> förvandlas till meningskap. På sätt och vis behandlar meningskap människor och världen ännu mer in</w:t>
      </w:r>
      <w:ins w:id="134" w:author="36193" w:date="2015-07-20T17:29:00Z">
        <w:r w:rsidR="00416CF8">
          <w:rPr>
            <w:rFonts w:ascii="Times New Roman" w:hAnsi="Times New Roman"/>
            <w:lang w:val="sv-SE"/>
          </w:rPr>
          <w:t>s</w:t>
        </w:r>
      </w:ins>
      <w:r w:rsidRPr="006962CE">
        <w:rPr>
          <w:rFonts w:ascii="Times New Roman" w:hAnsi="Times New Roman"/>
          <w:lang w:val="sv-SE"/>
        </w:rPr>
        <w:t>trumentellt än totalitära projekt, eftersom de senare inte tar människor på allvar, medan andra människor är själva kärnan i meningskap.</w:t>
      </w:r>
    </w:p>
    <w:p w:rsidR="004225B6" w:rsidRPr="006962CE" w:rsidRDefault="00D453BB">
      <w:pPr>
        <w:pStyle w:val="TextBody"/>
        <w:rPr>
          <w:rStyle w:val="FootnoteAnchor"/>
          <w:rFonts w:ascii="Times New Roman" w:hAnsi="Times New Roman"/>
          <w:i/>
          <w:iCs/>
          <w:lang w:val="sv-SE"/>
        </w:rPr>
      </w:pPr>
      <w:r w:rsidRPr="006962CE">
        <w:rPr>
          <w:rFonts w:ascii="Times New Roman" w:hAnsi="Times New Roman"/>
          <w:b/>
          <w:bCs/>
          <w:lang w:val="sv-SE"/>
        </w:rPr>
        <w:t>Världens kortaste ex</w:t>
      </w:r>
      <w:r w:rsidRPr="006962CE">
        <w:rPr>
          <w:rFonts w:ascii="Times New Roman" w:hAnsi="Times New Roman"/>
          <w:b/>
          <w:bCs/>
          <w:lang w:val="sv-SE"/>
        </w:rPr>
        <w:t xml:space="preserve">istentiella roman: </w:t>
      </w:r>
      <w:r w:rsidRPr="006962CE">
        <w:rPr>
          <w:rFonts w:ascii="Times New Roman" w:hAnsi="Times New Roman"/>
          <w:i/>
          <w:iCs/>
          <w:lang w:val="sv-SE"/>
        </w:rPr>
        <w:t>Världens två sista personer går på sin morgonpromenad. En av dem halkar, bryter nacken och dör. Ingen finns kvar.</w:t>
      </w:r>
      <w:r>
        <w:rPr>
          <w:rStyle w:val="FootnoteAnchor"/>
          <w:rFonts w:ascii="Times New Roman" w:hAnsi="Times New Roman"/>
          <w:i/>
          <w:iCs/>
        </w:rPr>
        <w:footnoteReference w:id="24"/>
      </w:r>
    </w:p>
    <w:p w:rsidR="004225B6" w:rsidRPr="006962CE" w:rsidRDefault="004225B6">
      <w:pPr>
        <w:pStyle w:val="TextBody"/>
        <w:rPr>
          <w:rFonts w:ascii="Times New Roman" w:hAnsi="Times New Roman"/>
          <w:lang w:val="sv-SE"/>
        </w:rPr>
      </w:pPr>
    </w:p>
    <w:p w:rsidR="004225B6" w:rsidRDefault="00D453BB">
      <w:pPr>
        <w:pStyle w:val="TextBody"/>
        <w:rPr>
          <w:rStyle w:val="FootnoteAnchor"/>
          <w:rFonts w:ascii="Times New Roman" w:hAnsi="Times New Roman"/>
          <w:b/>
          <w:bCs/>
          <w:sz w:val="36"/>
          <w:szCs w:val="36"/>
        </w:rPr>
      </w:pPr>
      <w:r>
        <w:rPr>
          <w:rFonts w:ascii="Times New Roman" w:hAnsi="Times New Roman"/>
          <w:b/>
          <w:bCs/>
          <w:sz w:val="36"/>
          <w:szCs w:val="36"/>
        </w:rPr>
        <w:t>Meningskap och lycka</w:t>
      </w:r>
      <w:r>
        <w:rPr>
          <w:rStyle w:val="FootnoteAnchor"/>
          <w:rFonts w:ascii="Times New Roman" w:hAnsi="Times New Roman"/>
          <w:b/>
          <w:bCs/>
          <w:sz w:val="36"/>
          <w:szCs w:val="36"/>
        </w:rPr>
        <w:footnoteReference w:id="25"/>
      </w:r>
    </w:p>
    <w:p w:rsidR="004225B6" w:rsidRDefault="00D453BB">
      <w:pPr>
        <w:pStyle w:val="TextBody"/>
        <w:rPr>
          <w:rFonts w:ascii="Times New Roman" w:hAnsi="Times New Roman"/>
        </w:rPr>
      </w:pPr>
      <w:r>
        <w:rPr>
          <w:rFonts w:ascii="Times New Roman" w:hAnsi="Times New Roman"/>
          <w:noProof/>
          <w:lang w:val="sv-SE" w:eastAsia="sv-SE" w:bidi="ar-SA"/>
        </w:rPr>
        <w:drawing>
          <wp:inline distT="0" distB="0" distL="0" distR="0">
            <wp:extent cx="2392680" cy="281368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2392680" cy="2813685"/>
                    </a:xfrm>
                    <a:prstGeom prst="rect">
                      <a:avLst/>
                    </a:prstGeom>
                    <a:noFill/>
                    <a:ln w="9525">
                      <a:noFill/>
                      <a:miter lim="800000"/>
                      <a:headEnd/>
                      <a:tailEnd/>
                    </a:ln>
                  </pic:spPr>
                </pic:pic>
              </a:graphicData>
            </a:graphic>
          </wp:inline>
        </w:drawing>
      </w:r>
    </w:p>
    <w:p w:rsidR="004225B6" w:rsidRPr="006962CE" w:rsidRDefault="00D453BB">
      <w:pPr>
        <w:pStyle w:val="TextBody"/>
        <w:rPr>
          <w:rStyle w:val="FootnoteAnchor"/>
          <w:rFonts w:ascii="Times New Roman" w:hAnsi="Times New Roman"/>
          <w:i/>
          <w:iCs/>
          <w:lang w:val="sv-SE"/>
        </w:rPr>
      </w:pPr>
      <w:r w:rsidRPr="006962CE">
        <w:rPr>
          <w:rFonts w:ascii="Times New Roman" w:hAnsi="Times New Roman"/>
          <w:b/>
          <w:bCs/>
          <w:lang w:val="sv-SE"/>
        </w:rPr>
        <w:t xml:space="preserve">Albert Camus: </w:t>
      </w:r>
      <w:r w:rsidRPr="006962CE">
        <w:rPr>
          <w:rFonts w:ascii="Times New Roman" w:hAnsi="Times New Roman"/>
          <w:i/>
          <w:iCs/>
          <w:lang w:val="sv-SE"/>
        </w:rPr>
        <w:t xml:space="preserve">"Själva kampen mot höjden räcker inte för att fylla en mans hjärta. Man måste </w:t>
      </w:r>
      <w:r w:rsidRPr="006962CE">
        <w:rPr>
          <w:rFonts w:ascii="Times New Roman" w:hAnsi="Times New Roman"/>
          <w:i/>
          <w:iCs/>
          <w:lang w:val="sv-SE"/>
        </w:rPr>
        <w:t>föreställa sig Sisyfos lycklig."</w:t>
      </w:r>
      <w:r>
        <w:rPr>
          <w:rStyle w:val="FootnoteAnchor"/>
          <w:rFonts w:ascii="Times New Roman" w:hAnsi="Times New Roman"/>
          <w:i/>
          <w:iCs/>
        </w:rPr>
        <w:footnoteReference w:id="26"/>
      </w:r>
    </w:p>
    <w:p w:rsidR="004225B6" w:rsidRPr="006962CE" w:rsidRDefault="00D453BB">
      <w:pPr>
        <w:pStyle w:val="TextBody"/>
        <w:rPr>
          <w:rFonts w:ascii="Times New Roman" w:hAnsi="Times New Roman"/>
          <w:lang w:val="sv-SE"/>
        </w:rPr>
      </w:pPr>
      <w:r w:rsidRPr="006962CE">
        <w:rPr>
          <w:rFonts w:ascii="Times New Roman" w:hAnsi="Times New Roman"/>
          <w:lang w:val="sv-SE"/>
        </w:rPr>
        <w:t>I avsnitt 5 diskuterar Jag och Ejmej lycka, och Ejmej avfärdar hela konceptet som något att inte sträva efter.  En direkt väg till lycka är att anpassa sig till de roller som vår kultur tillhandahåller. Det är att bli en f</w:t>
      </w:r>
      <w:r w:rsidRPr="006962CE">
        <w:rPr>
          <w:rFonts w:ascii="Times New Roman" w:hAnsi="Times New Roman"/>
          <w:lang w:val="sv-SE"/>
        </w:rPr>
        <w:t>ri fånge (som beskrevs i förra avsnittet). Det är den stoiska metoden, och det är den pragmatiska metoden, och som jag visade i det första avsnittet</w:t>
      </w:r>
      <w:r>
        <w:rPr>
          <w:rStyle w:val="FootnoteAnchor"/>
          <w:rFonts w:ascii="Times New Roman" w:hAnsi="Times New Roman"/>
        </w:rPr>
        <w:footnoteReference w:id="27"/>
      </w:r>
      <w:r w:rsidRPr="006962CE">
        <w:rPr>
          <w:rFonts w:ascii="Times New Roman" w:hAnsi="Times New Roman"/>
          <w:lang w:val="sv-SE"/>
        </w:rPr>
        <w:t xml:space="preserve"> så finns det bara tre sätt att vara pragmatisk, och inget av de</w:t>
      </w:r>
      <w:ins w:id="135" w:author="36193" w:date="2015-07-20T17:30:00Z">
        <w:r w:rsidR="00416CF8">
          <w:rPr>
            <w:rFonts w:ascii="Times New Roman" w:hAnsi="Times New Roman"/>
            <w:lang w:val="sv-SE"/>
          </w:rPr>
          <w:t>m</w:t>
        </w:r>
      </w:ins>
      <w:r w:rsidRPr="006962CE">
        <w:rPr>
          <w:rFonts w:ascii="Times New Roman" w:hAnsi="Times New Roman"/>
          <w:lang w:val="sv-SE"/>
        </w:rPr>
        <w:t xml:space="preserve"> är särskilt pragmatiska: antingen tror man</w:t>
      </w:r>
      <w:r w:rsidRPr="006962CE">
        <w:rPr>
          <w:rFonts w:ascii="Times New Roman" w:hAnsi="Times New Roman"/>
          <w:lang w:val="sv-SE"/>
        </w:rPr>
        <w:t xml:space="preserve"> verkligen på det man gör, eller så är man cynisk, eller så gör man det man gör oreflekterat. Vi är cyniker när vi anpassar oss till kulturella normer trots att vi förstår hur oanvändbara och meningslösa de är, för vad</w:t>
      </w:r>
      <w:ins w:id="136" w:author="36193" w:date="2015-07-20T17:31:00Z">
        <w:r w:rsidR="00416CF8">
          <w:rPr>
            <w:rFonts w:ascii="Times New Roman" w:hAnsi="Times New Roman"/>
            <w:lang w:val="sv-SE"/>
          </w:rPr>
          <w:t xml:space="preserve"> </w:t>
        </w:r>
      </w:ins>
      <w:r w:rsidRPr="006962CE">
        <w:rPr>
          <w:rFonts w:ascii="Times New Roman" w:hAnsi="Times New Roman"/>
          <w:lang w:val="sv-SE"/>
        </w:rPr>
        <w:t>än man strävar efter, om det så är för</w:t>
      </w:r>
      <w:r w:rsidRPr="006962CE">
        <w:rPr>
          <w:rFonts w:ascii="Times New Roman" w:hAnsi="Times New Roman"/>
          <w:lang w:val="sv-SE"/>
        </w:rPr>
        <w:t xml:space="preserve"> en karriär, att skapa ett familjeliv, eller vad nu ens kultur råkar värdera för tillfället. Och därigenom blir man inte uppriktig. Att eftersträva lycka manifesteras då i sökandet efter distraktioner från </w:t>
      </w:r>
      <w:r w:rsidRPr="006962CE">
        <w:rPr>
          <w:rFonts w:ascii="Times New Roman" w:hAnsi="Times New Roman"/>
          <w:i/>
          <w:iCs/>
          <w:lang w:val="sv-SE"/>
        </w:rPr>
        <w:t>olycka</w:t>
      </w:r>
      <w:r w:rsidRPr="006962CE">
        <w:rPr>
          <w:rFonts w:ascii="Times New Roman" w:hAnsi="Times New Roman"/>
          <w:lang w:val="sv-SE"/>
        </w:rPr>
        <w:t>, som manifesteras i totalitära projekt, pro</w:t>
      </w:r>
      <w:r w:rsidRPr="006962CE">
        <w:rPr>
          <w:rFonts w:ascii="Times New Roman" w:hAnsi="Times New Roman"/>
          <w:lang w:val="sv-SE"/>
        </w:rPr>
        <w:t>jekt som kan avslutas så fort vi blir lyckliga.</w:t>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Att söka lycka tar en bort från meningskap. Å andra sidan kan lycka mycket väl bli en konsekvens av ens försök till meningskap. Fast inte alltid och inte genast, eftersom meningskap hittas utanför de </w:t>
      </w:r>
      <w:r w:rsidRPr="006962CE">
        <w:rPr>
          <w:rFonts w:ascii="Times New Roman" w:hAnsi="Times New Roman"/>
          <w:lang w:val="sv-SE"/>
        </w:rPr>
        <w:lastRenderedPageBreak/>
        <w:t>bekvämli</w:t>
      </w:r>
      <w:r w:rsidRPr="006962CE">
        <w:rPr>
          <w:rFonts w:ascii="Times New Roman" w:hAnsi="Times New Roman"/>
          <w:lang w:val="sv-SE"/>
        </w:rPr>
        <w:t>ghetszoner som vi har byggt omkring oss, utanför det vanemässiga och kulturellt inlärda, och därför kan det ofta bli obekvämt och till och med smärtsamt. Nej, meningskap är inte en direkt väg mot lycka, men det är en väg mot personskap, mot uppriktigt leve</w:t>
      </w:r>
      <w:r w:rsidRPr="006962CE">
        <w:rPr>
          <w:rFonts w:ascii="Times New Roman" w:hAnsi="Times New Roman"/>
          <w:lang w:val="sv-SE"/>
        </w:rPr>
        <w:t>rne, och en väg mot äkta mellanmänskliga interaktioner bortom det in</w:t>
      </w:r>
      <w:ins w:id="137" w:author="36193" w:date="2015-07-20T17:31:00Z">
        <w:r w:rsidR="00416CF8">
          <w:rPr>
            <w:rFonts w:ascii="Times New Roman" w:hAnsi="Times New Roman"/>
            <w:lang w:val="sv-SE"/>
          </w:rPr>
          <w:t>s</w:t>
        </w:r>
      </w:ins>
      <w:r w:rsidRPr="006962CE">
        <w:rPr>
          <w:rFonts w:ascii="Times New Roman" w:hAnsi="Times New Roman"/>
          <w:lang w:val="sv-SE"/>
        </w:rPr>
        <w:t>trumentella förtinglingande som förvandlar Varandra</w:t>
      </w:r>
      <w:proofErr w:type="gramStart"/>
      <w:r w:rsidRPr="006962CE">
        <w:rPr>
          <w:rFonts w:ascii="Times New Roman" w:hAnsi="Times New Roman"/>
          <w:lang w:val="sv-SE"/>
        </w:rPr>
        <w:t>--</w:t>
      </w:r>
      <w:proofErr w:type="gramEnd"/>
      <w:r w:rsidRPr="006962CE">
        <w:rPr>
          <w:rFonts w:ascii="Times New Roman" w:hAnsi="Times New Roman"/>
          <w:lang w:val="sv-SE"/>
        </w:rPr>
        <w:t>och oss själva--till Andra.</w:t>
      </w:r>
    </w:p>
    <w:p w:rsidR="004225B6" w:rsidRPr="006962CE" w:rsidRDefault="00D453BB">
      <w:pPr>
        <w:pStyle w:val="TextBody"/>
        <w:rPr>
          <w:rFonts w:ascii="Times New Roman" w:hAnsi="Times New Roman"/>
          <w:b/>
          <w:bCs/>
          <w:sz w:val="36"/>
          <w:szCs w:val="36"/>
          <w:lang w:val="sv-SE"/>
        </w:rPr>
      </w:pPr>
      <w:r w:rsidRPr="006962CE">
        <w:rPr>
          <w:rFonts w:ascii="Times New Roman" w:hAnsi="Times New Roman"/>
          <w:b/>
          <w:bCs/>
          <w:sz w:val="36"/>
          <w:szCs w:val="36"/>
          <w:lang w:val="sv-SE"/>
        </w:rPr>
        <w:t>Några korta exempel</w:t>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Vad beträffar </w:t>
      </w:r>
      <w:r w:rsidRPr="006962CE">
        <w:rPr>
          <w:rFonts w:ascii="Times New Roman" w:hAnsi="Times New Roman"/>
          <w:b/>
          <w:bCs/>
          <w:lang w:val="sv-SE"/>
        </w:rPr>
        <w:t>etik</w:t>
      </w:r>
      <w:r w:rsidRPr="006962CE">
        <w:rPr>
          <w:rFonts w:ascii="Times New Roman" w:hAnsi="Times New Roman"/>
          <w:lang w:val="sv-SE"/>
        </w:rPr>
        <w:t>, så är meningskap den polära motsatsen till många etiska system, t.e</w:t>
      </w:r>
      <w:r w:rsidRPr="006962CE">
        <w:rPr>
          <w:rFonts w:ascii="Times New Roman" w:hAnsi="Times New Roman"/>
          <w:lang w:val="sv-SE"/>
        </w:rPr>
        <w:t xml:space="preserve">x. utilitarismen. Enligt utilitarismen ska allt man </w:t>
      </w:r>
      <w:proofErr w:type="gramStart"/>
      <w:r w:rsidRPr="006962CE">
        <w:rPr>
          <w:rFonts w:ascii="Times New Roman" w:hAnsi="Times New Roman"/>
          <w:lang w:val="sv-SE"/>
        </w:rPr>
        <w:t>gör</w:t>
      </w:r>
      <w:proofErr w:type="gramEnd"/>
      <w:r w:rsidRPr="006962CE">
        <w:rPr>
          <w:rFonts w:ascii="Times New Roman" w:hAnsi="Times New Roman"/>
          <w:lang w:val="sv-SE"/>
        </w:rPr>
        <w:t xml:space="preserve"> göras för ett annat syfte än handlingen i sig: för att öka lyckan eller det goda i världen, och minska den totala smärtan. Utilitarismen lämnar inget utrymme för uppriktigt engagemang med något, vilke</w:t>
      </w:r>
      <w:r w:rsidRPr="006962CE">
        <w:rPr>
          <w:rFonts w:ascii="Times New Roman" w:hAnsi="Times New Roman"/>
          <w:lang w:val="sv-SE"/>
        </w:rPr>
        <w:t>t gör den till ett omöjligt värdesystem för mellanmänsklig utveckling.</w:t>
      </w:r>
    </w:p>
    <w:p w:rsidR="004225B6" w:rsidRPr="006962CE" w:rsidRDefault="00D453BB">
      <w:pPr>
        <w:pStyle w:val="TextBody"/>
        <w:rPr>
          <w:rFonts w:ascii="Times New Roman" w:hAnsi="Times New Roman"/>
          <w:lang w:val="sv-SE"/>
        </w:rPr>
      </w:pPr>
      <w:r w:rsidRPr="006962CE">
        <w:rPr>
          <w:rFonts w:ascii="Times New Roman" w:hAnsi="Times New Roman"/>
          <w:b/>
          <w:bCs/>
          <w:lang w:val="sv-SE"/>
        </w:rPr>
        <w:t>Kapitalismen</w:t>
      </w:r>
      <w:r w:rsidRPr="006962CE">
        <w:rPr>
          <w:rFonts w:ascii="Times New Roman" w:hAnsi="Times New Roman"/>
          <w:lang w:val="sv-SE"/>
        </w:rPr>
        <w:t xml:space="preserve"> baseras på ouppriktighet på alla nivåer. Pengar ska fungera som incitament för varje handling, vilket innebär att det inte blir några handlingar kvar som man utför för sitt</w:t>
      </w:r>
      <w:r w:rsidRPr="006962CE">
        <w:rPr>
          <w:rFonts w:ascii="Times New Roman" w:hAnsi="Times New Roman"/>
          <w:lang w:val="sv-SE"/>
        </w:rPr>
        <w:t xml:space="preserve"> eget syfte. Å andra sidan är inte ens pengar sitt eget syfte för dess värde mäts av vad annat de kan köpa, så inte ens det som ska motivera våra handlingar har ett egenvärde, och det finns ingen uppriktighet kvar i världen. </w:t>
      </w:r>
    </w:p>
    <w:p w:rsidR="004225B6" w:rsidRPr="006962CE" w:rsidRDefault="00D453BB">
      <w:pPr>
        <w:pStyle w:val="TextBody"/>
        <w:rPr>
          <w:rFonts w:ascii="Times New Roman" w:hAnsi="Times New Roman"/>
          <w:lang w:val="sv-SE"/>
        </w:rPr>
      </w:pPr>
      <w:r w:rsidRPr="006962CE">
        <w:rPr>
          <w:rFonts w:ascii="Times New Roman" w:hAnsi="Times New Roman"/>
          <w:b/>
          <w:bCs/>
          <w:lang w:val="sv-SE"/>
        </w:rPr>
        <w:t xml:space="preserve">Angående arbete: </w:t>
      </w:r>
      <w:r w:rsidRPr="006962CE">
        <w:rPr>
          <w:rFonts w:ascii="Times New Roman" w:hAnsi="Times New Roman"/>
          <w:lang w:val="sv-SE"/>
        </w:rPr>
        <w:t>Om en arbetsg</w:t>
      </w:r>
      <w:r w:rsidRPr="006962CE">
        <w:rPr>
          <w:rFonts w:ascii="Times New Roman" w:hAnsi="Times New Roman"/>
          <w:lang w:val="sv-SE"/>
        </w:rPr>
        <w:t>ivare vill få sina arbetare att arbeta bättre och hårdare av vilka</w:t>
      </w:r>
      <w:ins w:id="138" w:author="36193" w:date="2015-07-20T17:32:00Z">
        <w:r w:rsidR="00416CF8">
          <w:rPr>
            <w:rFonts w:ascii="Times New Roman" w:hAnsi="Times New Roman"/>
            <w:lang w:val="sv-SE"/>
          </w:rPr>
          <w:t xml:space="preserve"> skäl</w:t>
        </w:r>
      </w:ins>
      <w:r w:rsidRPr="006962CE">
        <w:rPr>
          <w:rFonts w:ascii="Times New Roman" w:hAnsi="Times New Roman"/>
          <w:lang w:val="sv-SE"/>
        </w:rPr>
        <w:t xml:space="preserve"> som helst</w:t>
      </w:r>
      <w:del w:id="139" w:author="36193" w:date="2015-07-20T17:32:00Z">
        <w:r w:rsidRPr="006962CE" w:rsidDel="00416CF8">
          <w:rPr>
            <w:rFonts w:ascii="Times New Roman" w:hAnsi="Times New Roman"/>
            <w:lang w:val="sv-SE"/>
          </w:rPr>
          <w:delText xml:space="preserve"> skäl</w:delText>
        </w:r>
      </w:del>
      <w:r w:rsidRPr="006962CE">
        <w:rPr>
          <w:rFonts w:ascii="Times New Roman" w:hAnsi="Times New Roman"/>
          <w:lang w:val="sv-SE"/>
        </w:rPr>
        <w:t>, kan hon ge de</w:t>
      </w:r>
      <w:ins w:id="140" w:author="36193" w:date="2015-07-20T17:32:00Z">
        <w:r w:rsidR="00416CF8">
          <w:rPr>
            <w:rFonts w:ascii="Times New Roman" w:hAnsi="Times New Roman"/>
            <w:lang w:val="sv-SE"/>
          </w:rPr>
          <w:t>m</w:t>
        </w:r>
      </w:ins>
      <w:r w:rsidRPr="006962CE">
        <w:rPr>
          <w:rFonts w:ascii="Times New Roman" w:hAnsi="Times New Roman"/>
          <w:lang w:val="sv-SE"/>
        </w:rPr>
        <w:t xml:space="preserve"> incitament. Vilka incitament ska hon implementera? Den riktiga management-frågan är inte </w:t>
      </w:r>
      <w:r w:rsidRPr="006962CE">
        <w:rPr>
          <w:rFonts w:ascii="Times New Roman" w:hAnsi="Times New Roman"/>
          <w:i/>
          <w:iCs/>
          <w:lang w:val="sv-SE"/>
        </w:rPr>
        <w:t>"vilka incitament?"</w:t>
      </w:r>
      <w:r w:rsidRPr="006962CE">
        <w:rPr>
          <w:rFonts w:ascii="Times New Roman" w:hAnsi="Times New Roman"/>
          <w:lang w:val="sv-SE"/>
        </w:rPr>
        <w:t>, det är en fråga laddad med det felaktiga antagand</w:t>
      </w:r>
      <w:r w:rsidRPr="006962CE">
        <w:rPr>
          <w:rFonts w:ascii="Times New Roman" w:hAnsi="Times New Roman"/>
          <w:lang w:val="sv-SE"/>
        </w:rPr>
        <w:t xml:space="preserve">et att det </w:t>
      </w:r>
      <w:r w:rsidRPr="006962CE">
        <w:rPr>
          <w:rFonts w:ascii="Times New Roman" w:hAnsi="Times New Roman"/>
          <w:i/>
          <w:iCs/>
          <w:lang w:val="sv-SE"/>
        </w:rPr>
        <w:t>finns</w:t>
      </w:r>
      <w:r w:rsidRPr="006962CE">
        <w:rPr>
          <w:rFonts w:ascii="Times New Roman" w:hAnsi="Times New Roman"/>
          <w:lang w:val="sv-SE"/>
        </w:rPr>
        <w:t xml:space="preserve"> bra incitament och att allt som krävs är att vi kommer på vilka. </w:t>
      </w:r>
      <w:r w:rsidRPr="006962CE">
        <w:rPr>
          <w:rFonts w:ascii="Times New Roman" w:hAnsi="Times New Roman"/>
          <w:i/>
          <w:iCs/>
          <w:lang w:val="sv-SE"/>
        </w:rPr>
        <w:t>Alla</w:t>
      </w:r>
      <w:r w:rsidRPr="006962CE">
        <w:rPr>
          <w:rFonts w:ascii="Times New Roman" w:hAnsi="Times New Roman"/>
          <w:lang w:val="sv-SE"/>
        </w:rPr>
        <w:t xml:space="preserve"> incitament avleder från meningskap och avlägsnar oss från vår uppgift. Många politiker vid makten påstår att arbete skapar mening och syfte i våra liv, samtidigt inför d</w:t>
      </w:r>
      <w:r w:rsidRPr="006962CE">
        <w:rPr>
          <w:rFonts w:ascii="Times New Roman" w:hAnsi="Times New Roman"/>
          <w:lang w:val="sv-SE"/>
        </w:rPr>
        <w:t xml:space="preserve">e system, så som New Public Management, som underminerar vårt engagemang </w:t>
      </w:r>
      <w:del w:id="141" w:author="36193" w:date="2015-07-20T17:33:00Z">
        <w:r w:rsidRPr="006962CE" w:rsidDel="00416CF8">
          <w:rPr>
            <w:rFonts w:ascii="Times New Roman" w:hAnsi="Times New Roman"/>
            <w:lang w:val="sv-SE"/>
          </w:rPr>
          <w:delText xml:space="preserve">med </w:delText>
        </w:r>
      </w:del>
      <w:ins w:id="142" w:author="36193" w:date="2015-07-20T17:33:00Z">
        <w:r w:rsidR="00416CF8">
          <w:rPr>
            <w:rFonts w:ascii="Times New Roman" w:hAnsi="Times New Roman"/>
            <w:lang w:val="sv-SE"/>
          </w:rPr>
          <w:t>i</w:t>
        </w:r>
        <w:r w:rsidR="00416CF8" w:rsidRPr="006962CE">
          <w:rPr>
            <w:rFonts w:ascii="Times New Roman" w:hAnsi="Times New Roman"/>
            <w:lang w:val="sv-SE"/>
          </w:rPr>
          <w:t xml:space="preserve"> </w:t>
        </w:r>
      </w:ins>
      <w:r w:rsidRPr="006962CE">
        <w:rPr>
          <w:rFonts w:ascii="Times New Roman" w:hAnsi="Times New Roman"/>
          <w:lang w:val="sv-SE"/>
        </w:rPr>
        <w:t>vårt jobb, och därmed meningskapet själv.</w:t>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Jag kan bilda </w:t>
      </w:r>
      <w:r w:rsidRPr="006962CE">
        <w:rPr>
          <w:rFonts w:ascii="Times New Roman" w:hAnsi="Times New Roman"/>
          <w:b/>
          <w:bCs/>
          <w:lang w:val="sv-SE"/>
        </w:rPr>
        <w:t>familj</w:t>
      </w:r>
      <w:r w:rsidRPr="006962CE">
        <w:rPr>
          <w:rFonts w:ascii="Times New Roman" w:hAnsi="Times New Roman"/>
          <w:lang w:val="sv-SE"/>
        </w:rPr>
        <w:t xml:space="preserve"> av många skäl. Kanske människor ser ner på mig för att jag inte har anpassat mig till familjenormen, och jag faller för det sociala trycket. Kanske har jag hittat en partner som jag tycker får mig att se bra ut i andras ögon, eller en partner med gener so</w:t>
      </w:r>
      <w:r w:rsidRPr="006962CE">
        <w:rPr>
          <w:rFonts w:ascii="Times New Roman" w:hAnsi="Times New Roman"/>
          <w:lang w:val="sv-SE"/>
        </w:rPr>
        <w:t>m jag tror är en bra kombination med mina så att vi kan reproducera i en (medveten eller omedveten) akt av genetisk narcissism, eller för att jag ska känna mig som en giltig medlem av samhället. Eller kanske är jag rädd</w:t>
      </w:r>
      <w:ins w:id="143" w:author="36193" w:date="2015-07-20T17:33:00Z">
        <w:r w:rsidR="00416CF8">
          <w:rPr>
            <w:rFonts w:ascii="Times New Roman" w:hAnsi="Times New Roman"/>
            <w:lang w:val="sv-SE"/>
          </w:rPr>
          <w:t xml:space="preserve"> för</w:t>
        </w:r>
      </w:ins>
      <w:r w:rsidRPr="006962CE">
        <w:rPr>
          <w:rFonts w:ascii="Times New Roman" w:hAnsi="Times New Roman"/>
          <w:lang w:val="sv-SE"/>
        </w:rPr>
        <w:t xml:space="preserve"> att bli gammal ensam, och hoppas att</w:t>
      </w:r>
      <w:r w:rsidRPr="006962CE">
        <w:rPr>
          <w:rFonts w:ascii="Times New Roman" w:hAnsi="Times New Roman"/>
          <w:lang w:val="sv-SE"/>
        </w:rPr>
        <w:t xml:space="preserve"> min familj ska ta hand om mig när det händer. I dessa fall behandlar vi inte människor som människor. Vi skapar till och med nya människor som medel för våra kulturellt motiverade mål drivna av osäkerhet. Vi behandlar inte vår partner som en medmänniska u</w:t>
      </w:r>
      <w:r w:rsidRPr="006962CE">
        <w:rPr>
          <w:rFonts w:ascii="Times New Roman" w:hAnsi="Times New Roman"/>
          <w:lang w:val="sv-SE"/>
        </w:rPr>
        <w:t>tan som rollen av fru eller man, och därmed behandlar vi oss själva som inordnade i respektive kulturella roll.</w:t>
      </w:r>
    </w:p>
    <w:p w:rsidR="004225B6" w:rsidRPr="006962CE" w:rsidRDefault="00D453BB">
      <w:pPr>
        <w:pStyle w:val="TextBody"/>
        <w:rPr>
          <w:rFonts w:ascii="Times New Roman" w:hAnsi="Times New Roman"/>
          <w:lang w:val="sv-SE"/>
        </w:rPr>
      </w:pPr>
      <w:r w:rsidRPr="006962CE">
        <w:rPr>
          <w:rFonts w:ascii="Times New Roman" w:hAnsi="Times New Roman"/>
          <w:lang w:val="sv-SE"/>
        </w:rPr>
        <w:t>På sätt och vis handlar alla projekt, totalitära eller inte, meningskapsprojekt eller inte, om att var</w:t>
      </w:r>
      <w:ins w:id="144" w:author="36193" w:date="2015-07-20T17:33:00Z">
        <w:r w:rsidR="00416CF8">
          <w:rPr>
            <w:rFonts w:ascii="Times New Roman" w:hAnsi="Times New Roman"/>
            <w:lang w:val="sv-SE"/>
          </w:rPr>
          <w:t>a</w:t>
        </w:r>
      </w:ins>
      <w:r w:rsidRPr="006962CE">
        <w:rPr>
          <w:rFonts w:ascii="Times New Roman" w:hAnsi="Times New Roman"/>
          <w:lang w:val="sv-SE"/>
        </w:rPr>
        <w:t xml:space="preserve"> en del av något som är större än en själv</w:t>
      </w:r>
      <w:r w:rsidRPr="006962CE">
        <w:rPr>
          <w:rFonts w:ascii="Times New Roman" w:hAnsi="Times New Roman"/>
          <w:lang w:val="sv-SE"/>
        </w:rPr>
        <w:t xml:space="preserve">. Det är </w:t>
      </w:r>
      <w:ins w:id="145" w:author="36193" w:date="2015-07-20T17:33:00Z">
        <w:r w:rsidR="00416CF8">
          <w:rPr>
            <w:rFonts w:ascii="Times New Roman" w:hAnsi="Times New Roman"/>
            <w:lang w:val="sv-SE"/>
          </w:rPr>
          <w:t>det</w:t>
        </w:r>
      </w:ins>
      <w:del w:id="146" w:author="36193" w:date="2015-07-20T17:33:00Z">
        <w:r w:rsidRPr="006962CE" w:rsidDel="00416CF8">
          <w:rPr>
            <w:rFonts w:ascii="Times New Roman" w:hAnsi="Times New Roman"/>
            <w:lang w:val="sv-SE"/>
          </w:rPr>
          <w:delText>vad</w:delText>
        </w:r>
      </w:del>
      <w:r w:rsidRPr="006962CE">
        <w:rPr>
          <w:rFonts w:ascii="Times New Roman" w:hAnsi="Times New Roman"/>
          <w:lang w:val="sv-SE"/>
        </w:rPr>
        <w:t xml:space="preserve"> som är så bra med personskap: det är oändligt (i praktiken). Vilken annan person som helst är större än jag själv, och det är jag med. Vilket innebär att ett djupt och uppriktigt engagemang i någon annan är redan att vara i ett större sammanha</w:t>
      </w:r>
      <w:r w:rsidRPr="006962CE">
        <w:rPr>
          <w:rFonts w:ascii="Times New Roman" w:hAnsi="Times New Roman"/>
          <w:lang w:val="sv-SE"/>
        </w:rPr>
        <w:t>ng än en själv. Och man kan bara vara så djupt engagerad i ett fåtal människor inom en livstid, eftersom vi är begränsade i tid och rum. Därmed kan en livspartner och en familj, behandlade som mänskliga varelser, vara det mest meningsfulla som finns. Själv</w:t>
      </w:r>
      <w:r w:rsidRPr="006962CE">
        <w:rPr>
          <w:rFonts w:ascii="Times New Roman" w:hAnsi="Times New Roman"/>
          <w:lang w:val="sv-SE"/>
        </w:rPr>
        <w:t>klart kan man hitta massor av djupa och uppriktiga engagemang utanför sådana begränsade kulturella sammanhang som "familjen".</w:t>
      </w:r>
    </w:p>
    <w:p w:rsidR="004225B6" w:rsidRPr="006962CE" w:rsidRDefault="00D453BB">
      <w:pPr>
        <w:pStyle w:val="TextBody"/>
        <w:rPr>
          <w:rFonts w:ascii="Times New Roman" w:hAnsi="Times New Roman"/>
          <w:lang w:val="sv-SE"/>
        </w:rPr>
      </w:pPr>
      <w:r w:rsidRPr="006962CE">
        <w:rPr>
          <w:rFonts w:ascii="Times New Roman" w:hAnsi="Times New Roman"/>
          <w:lang w:val="sv-SE"/>
        </w:rPr>
        <w:lastRenderedPageBreak/>
        <w:t xml:space="preserve">Ett annat exempel: </w:t>
      </w:r>
      <w:r w:rsidRPr="006962CE">
        <w:rPr>
          <w:rFonts w:ascii="Times New Roman" w:hAnsi="Times New Roman"/>
          <w:b/>
          <w:bCs/>
          <w:lang w:val="sv-SE"/>
        </w:rPr>
        <w:t>Utbildning</w:t>
      </w:r>
      <w:r w:rsidRPr="006962CE">
        <w:rPr>
          <w:rFonts w:ascii="Times New Roman" w:hAnsi="Times New Roman"/>
          <w:lang w:val="sv-SE"/>
        </w:rPr>
        <w:t xml:space="preserve"> framställs ofta som ett sätt för de lägre klasserna att få tillgång till högre klassers privilegier.</w:t>
      </w:r>
      <w:r w:rsidRPr="006962CE">
        <w:rPr>
          <w:rFonts w:ascii="Times New Roman" w:hAnsi="Times New Roman"/>
          <w:lang w:val="sv-SE"/>
        </w:rPr>
        <w:t xml:space="preserve"> Därmed blir folk dubbelt missgynnade, eftersom de inte bara har en </w:t>
      </w:r>
      <w:del w:id="147" w:author="36193" w:date="2015-07-20T17:45:00Z">
        <w:r w:rsidRPr="006962CE" w:rsidDel="006F1783">
          <w:rPr>
            <w:rFonts w:ascii="Times New Roman" w:hAnsi="Times New Roman"/>
            <w:lang w:val="sv-SE"/>
          </w:rPr>
          <w:delText>underpriviligerad</w:delText>
        </w:r>
      </w:del>
      <w:ins w:id="148" w:author="36193" w:date="2015-07-20T17:45:00Z">
        <w:r w:rsidR="006F1783" w:rsidRPr="006962CE">
          <w:rPr>
            <w:rFonts w:ascii="Times New Roman" w:hAnsi="Times New Roman"/>
            <w:lang w:val="sv-SE"/>
          </w:rPr>
          <w:t>underprivilegierad</w:t>
        </w:r>
      </w:ins>
      <w:r w:rsidRPr="006962CE">
        <w:rPr>
          <w:rFonts w:ascii="Times New Roman" w:hAnsi="Times New Roman"/>
          <w:lang w:val="sv-SE"/>
        </w:rPr>
        <w:t xml:space="preserve"> utgångspunkt, de fråntas dessutom en utbildning för dess egen skull</w:t>
      </w:r>
      <w:ins w:id="149" w:author="36193" w:date="2015-07-20T17:45:00Z">
        <w:r w:rsidR="006F1783">
          <w:rPr>
            <w:rFonts w:ascii="Times New Roman" w:hAnsi="Times New Roman"/>
            <w:lang w:val="sv-SE"/>
          </w:rPr>
          <w:t xml:space="preserve"> </w:t>
        </w:r>
      </w:ins>
      <w:r w:rsidRPr="006962CE">
        <w:rPr>
          <w:rFonts w:ascii="Times New Roman" w:hAnsi="Times New Roman"/>
          <w:lang w:val="sv-SE"/>
        </w:rPr>
        <w:t>-</w:t>
      </w:r>
      <w:ins w:id="150" w:author="36193" w:date="2015-07-20T17:45:00Z">
        <w:r w:rsidR="006F1783">
          <w:rPr>
            <w:rFonts w:ascii="Times New Roman" w:hAnsi="Times New Roman"/>
            <w:lang w:val="sv-SE"/>
          </w:rPr>
          <w:t xml:space="preserve"> </w:t>
        </w:r>
      </w:ins>
      <w:del w:id="151" w:author="36193" w:date="2015-07-20T17:45:00Z">
        <w:r w:rsidRPr="006962CE" w:rsidDel="006F1783">
          <w:rPr>
            <w:rFonts w:ascii="Times New Roman" w:hAnsi="Times New Roman"/>
            <w:lang w:val="sv-SE"/>
          </w:rPr>
          <w:delText>-</w:delText>
        </w:r>
      </w:del>
      <w:r w:rsidRPr="006962CE">
        <w:rPr>
          <w:rFonts w:ascii="Times New Roman" w:hAnsi="Times New Roman"/>
          <w:lang w:val="sv-SE"/>
        </w:rPr>
        <w:t>de fråntas att uppriktigt engagera sig i sin egen utbildning och transformation.</w:t>
      </w:r>
    </w:p>
    <w:p w:rsidR="004225B6" w:rsidRPr="006962CE" w:rsidRDefault="00D453BB">
      <w:pPr>
        <w:pStyle w:val="TextBody"/>
        <w:rPr>
          <w:rFonts w:ascii="Times New Roman" w:hAnsi="Times New Roman"/>
          <w:i/>
          <w:iCs/>
          <w:lang w:val="sv-SE"/>
        </w:rPr>
      </w:pPr>
      <w:r w:rsidRPr="006962CE">
        <w:rPr>
          <w:rFonts w:ascii="Times New Roman" w:hAnsi="Times New Roman"/>
          <w:b/>
          <w:bCs/>
          <w:lang w:val="sv-SE"/>
        </w:rPr>
        <w:t xml:space="preserve">Fråga: </w:t>
      </w:r>
      <w:r w:rsidRPr="006962CE">
        <w:rPr>
          <w:rFonts w:ascii="Times New Roman" w:hAnsi="Times New Roman"/>
          <w:i/>
          <w:iCs/>
          <w:lang w:val="sv-SE"/>
        </w:rPr>
        <w:t>Finns det til</w:t>
      </w:r>
      <w:r w:rsidRPr="006962CE">
        <w:rPr>
          <w:rFonts w:ascii="Times New Roman" w:hAnsi="Times New Roman"/>
          <w:i/>
          <w:iCs/>
          <w:lang w:val="sv-SE"/>
        </w:rPr>
        <w:t>lfällen då in</w:t>
      </w:r>
      <w:ins w:id="152" w:author="36193" w:date="2015-07-20T17:45:00Z">
        <w:r w:rsidR="006F1783">
          <w:rPr>
            <w:rFonts w:ascii="Times New Roman" w:hAnsi="Times New Roman"/>
            <w:i/>
            <w:iCs/>
            <w:lang w:val="sv-SE"/>
          </w:rPr>
          <w:t>s</w:t>
        </w:r>
      </w:ins>
      <w:r w:rsidRPr="006962CE">
        <w:rPr>
          <w:rFonts w:ascii="Times New Roman" w:hAnsi="Times New Roman"/>
          <w:i/>
          <w:iCs/>
          <w:lang w:val="sv-SE"/>
        </w:rPr>
        <w:t>trumentalism och ouppriktighet är motiverat? Där artighet snarare än uppriktigt engagemang mellan människor är att föredra? T.ex. är det OK att behandla en frisör som ett medel till målet att få mitt hår klippt? Eller kompromissar jag då med n</w:t>
      </w:r>
      <w:r w:rsidRPr="006962CE">
        <w:rPr>
          <w:rFonts w:ascii="Times New Roman" w:hAnsi="Times New Roman"/>
          <w:i/>
          <w:iCs/>
          <w:lang w:val="sv-SE"/>
        </w:rPr>
        <w:t>ågons personskap, och därigenom, mitt eget?</w:t>
      </w:r>
    </w:p>
    <w:p w:rsidR="004225B6" w:rsidRPr="006962CE" w:rsidRDefault="00D453BB">
      <w:pPr>
        <w:pStyle w:val="TextBody"/>
        <w:rPr>
          <w:rFonts w:ascii="Times New Roman" w:hAnsi="Times New Roman"/>
          <w:b/>
          <w:bCs/>
          <w:sz w:val="36"/>
          <w:szCs w:val="36"/>
          <w:lang w:val="sv-SE"/>
        </w:rPr>
      </w:pPr>
      <w:r w:rsidRPr="006962CE">
        <w:rPr>
          <w:rFonts w:ascii="Times New Roman" w:hAnsi="Times New Roman"/>
          <w:b/>
          <w:bCs/>
          <w:sz w:val="36"/>
          <w:szCs w:val="36"/>
          <w:lang w:val="sv-SE"/>
        </w:rPr>
        <w:t>Dödens meningskap</w:t>
      </w:r>
    </w:p>
    <w:p w:rsidR="004225B6" w:rsidRPr="006962CE" w:rsidRDefault="00D453BB">
      <w:pPr>
        <w:pStyle w:val="TextBody"/>
        <w:rPr>
          <w:rStyle w:val="FootnoteAnchor"/>
          <w:rFonts w:ascii="Times New Roman" w:hAnsi="Times New Roman"/>
          <w:lang w:val="sv-SE"/>
        </w:rPr>
      </w:pPr>
      <w:r w:rsidRPr="006962CE">
        <w:rPr>
          <w:rFonts w:ascii="Times New Roman" w:hAnsi="Times New Roman"/>
          <w:lang w:val="sv-SE"/>
        </w:rPr>
        <w:t>Det ligger i modernitetens natur att värdera ungdom före ålderdom. Eftersom varje generation växer upp under märkbart skilda omständigheter, när vi blir gamla har vi blivit kulturellt uråldriga.</w:t>
      </w:r>
      <w:r w:rsidRPr="006962CE">
        <w:rPr>
          <w:rFonts w:ascii="Times New Roman" w:hAnsi="Times New Roman"/>
          <w:lang w:val="sv-SE"/>
        </w:rPr>
        <w:t xml:space="preserve"> Om vi å andra sidan engagerar oss i meningskapsprojektet kan vi ta tag i vårt personskap och medvetenhet mer och mer ju längre vi ägnar oss åt det. Därmed kunde man tänka sig att ålderdom borde värderas högre än ungdom, eftersom de unga fortfarande är sla</w:t>
      </w:r>
      <w:r w:rsidRPr="006962CE">
        <w:rPr>
          <w:rFonts w:ascii="Times New Roman" w:hAnsi="Times New Roman"/>
          <w:lang w:val="sv-SE"/>
        </w:rPr>
        <w:t>var under sin generations kulturella normer, de är fortfarande små lortar som vänta på att mogna till mänskliga varelser. På så sätt är ett mäns</w:t>
      </w:r>
      <w:ins w:id="153" w:author="36193" w:date="2015-07-20T17:45:00Z">
        <w:r w:rsidR="006F1783">
          <w:rPr>
            <w:rFonts w:ascii="Times New Roman" w:hAnsi="Times New Roman"/>
            <w:lang w:val="sv-SE"/>
          </w:rPr>
          <w:t>k</w:t>
        </w:r>
      </w:ins>
      <w:r w:rsidRPr="006962CE">
        <w:rPr>
          <w:rFonts w:ascii="Times New Roman" w:hAnsi="Times New Roman"/>
          <w:lang w:val="sv-SE"/>
        </w:rPr>
        <w:t>ligt liv inte som ett löv på ett träd i norr, som spricker ut på våren, är fylligt och produktivt och förser sta</w:t>
      </w:r>
      <w:r w:rsidRPr="006962CE">
        <w:rPr>
          <w:rFonts w:ascii="Times New Roman" w:hAnsi="Times New Roman"/>
          <w:lang w:val="sv-SE"/>
        </w:rPr>
        <w:t xml:space="preserve">mmen med näring under sommaren, och skrumpnar och vissnar för att sedan falla av under hösten. Nej, livet för en människa som uppriktigt engagerar sig i sig själv och andra, som tar ansvar för sitt personskap och transformationer är som trädet självt, som </w:t>
      </w:r>
      <w:r w:rsidRPr="006962CE">
        <w:rPr>
          <w:rFonts w:ascii="Times New Roman" w:hAnsi="Times New Roman"/>
          <w:lang w:val="sv-SE"/>
        </w:rPr>
        <w:t>ständigt växer sig starkare och vidare genom åren och de växlande årstiderna.</w:t>
      </w:r>
      <w:r>
        <w:rPr>
          <w:rStyle w:val="FootnoteAnchor"/>
          <w:rFonts w:ascii="Times New Roman" w:hAnsi="Times New Roman"/>
        </w:rPr>
        <w:footnoteReference w:id="28"/>
      </w:r>
    </w:p>
    <w:p w:rsidR="004225B6" w:rsidRPr="006962CE" w:rsidRDefault="00D453BB">
      <w:pPr>
        <w:pStyle w:val="TextBody"/>
        <w:rPr>
          <w:rFonts w:ascii="Times New Roman" w:hAnsi="Times New Roman"/>
          <w:lang w:val="sv-SE"/>
        </w:rPr>
      </w:pPr>
      <w:r w:rsidRPr="006962CE">
        <w:rPr>
          <w:rFonts w:ascii="Times New Roman" w:hAnsi="Times New Roman"/>
          <w:lang w:val="sv-SE"/>
        </w:rPr>
        <w:t>Ett vanligt element inom fiktionen är idén om personen med evigt liv, en välsignelse som förbyts till förbannelse när allt det som man en gång tyckte var viktigt tynar bort, och</w:t>
      </w:r>
      <w:r w:rsidRPr="006962CE">
        <w:rPr>
          <w:rFonts w:ascii="Times New Roman" w:hAnsi="Times New Roman"/>
          <w:lang w:val="sv-SE"/>
        </w:rPr>
        <w:t xml:space="preserve"> allt mister sin betydelse.</w:t>
      </w:r>
      <w:r>
        <w:rPr>
          <w:rStyle w:val="FootnoteAnchor"/>
          <w:rFonts w:ascii="Times New Roman" w:hAnsi="Times New Roman"/>
        </w:rPr>
        <w:footnoteReference w:id="29"/>
      </w:r>
      <w:r w:rsidRPr="006962CE">
        <w:rPr>
          <w:rFonts w:ascii="Times New Roman" w:hAnsi="Times New Roman"/>
          <w:lang w:val="sv-SE"/>
        </w:rPr>
        <w:t xml:space="preserve"> Vad dessa historier lyckas fånga väl är hur allt det den kultursmarte vuxne ansåg viktigt antingen helt förlorar sin mening, eller förvandlas till nostalgi, i perspektivet av extramänsklig tid. Vad de i allmänhet missar att fån</w:t>
      </w:r>
      <w:r w:rsidRPr="006962CE">
        <w:rPr>
          <w:rFonts w:ascii="Times New Roman" w:hAnsi="Times New Roman"/>
          <w:lang w:val="sv-SE"/>
        </w:rPr>
        <w:t xml:space="preserve">ga är den enorma möjligheten som kommer med ett sådant perspektiv. Ett evigt liv skulle inte alls vara en förbannelse för en person som engagerar sig uppriktigt i världen och Varandra, det skulle ge en möjlighet till att fortsätta meningskapsprojektet för </w:t>
      </w:r>
      <w:r w:rsidRPr="006962CE">
        <w:rPr>
          <w:rFonts w:ascii="Times New Roman" w:hAnsi="Times New Roman"/>
          <w:lang w:val="sv-SE"/>
        </w:rPr>
        <w:t>all framtid.</w:t>
      </w:r>
    </w:p>
    <w:p w:rsidR="004225B6" w:rsidRDefault="00D453BB">
      <w:pPr>
        <w:pStyle w:val="TextBody"/>
        <w:rPr>
          <w:rFonts w:ascii="Times New Roman" w:hAnsi="Times New Roman"/>
        </w:rPr>
      </w:pPr>
      <w:r>
        <w:rPr>
          <w:rFonts w:ascii="Times New Roman" w:hAnsi="Times New Roman"/>
          <w:noProof/>
          <w:lang w:val="sv-SE" w:eastAsia="sv-SE" w:bidi="ar-SA"/>
        </w:rPr>
        <w:lastRenderedPageBreak/>
        <w:drawing>
          <wp:inline distT="0" distB="0" distL="0" distR="0">
            <wp:extent cx="2458720" cy="185356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2458720" cy="1853565"/>
                    </a:xfrm>
                    <a:prstGeom prst="rect">
                      <a:avLst/>
                    </a:prstGeom>
                    <a:noFill/>
                    <a:ln w="9525">
                      <a:noFill/>
                      <a:miter lim="800000"/>
                      <a:headEnd/>
                      <a:tailEnd/>
                    </a:ln>
                  </pic:spPr>
                </pic:pic>
              </a:graphicData>
            </a:graphic>
          </wp:inline>
        </w:drawing>
      </w:r>
    </w:p>
    <w:p w:rsidR="004225B6" w:rsidRPr="006962CE" w:rsidRDefault="00D453BB">
      <w:pPr>
        <w:pStyle w:val="TextBody"/>
        <w:rPr>
          <w:rFonts w:ascii="Times New Roman" w:hAnsi="Times New Roman"/>
          <w:lang w:val="sv-SE"/>
        </w:rPr>
      </w:pPr>
      <w:r w:rsidRPr="006962CE">
        <w:rPr>
          <w:rFonts w:ascii="Times New Roman" w:hAnsi="Times New Roman"/>
          <w:lang w:val="sv-SE"/>
        </w:rPr>
        <w:t xml:space="preserve">Och däri ligger svagheten i detta filosoferande. Vi dör, allihop, och jag har inte hittat något uppriktigt sätt att engagera mig i döden. Jag har hört många säga att det är döden som ger livet sin mening, men jag tycker att det perspektivet </w:t>
      </w:r>
      <w:r w:rsidRPr="006962CE">
        <w:rPr>
          <w:rFonts w:ascii="Times New Roman" w:hAnsi="Times New Roman"/>
          <w:lang w:val="sv-SE"/>
        </w:rPr>
        <w:t>är omöjligt att sammanföra med uppriktighet och meningskap, det tycks mest förse oss med ett objekt för våra distraktioner. En människas död kan inte vara meningsfull. Man kan å andra sidan inte heller uppleva sin död. Allt vi kan hoppas på är att vi är up</w:t>
      </w:r>
      <w:r w:rsidRPr="006962CE">
        <w:rPr>
          <w:rFonts w:ascii="Times New Roman" w:hAnsi="Times New Roman"/>
          <w:lang w:val="sv-SE"/>
        </w:rPr>
        <w:t>priktiga fram till slutet. För någons personliga meningskapsprojekt är döden inget annat än en</w:t>
      </w:r>
    </w:p>
    <w:p w:rsidR="004225B6" w:rsidRPr="006962CE" w:rsidRDefault="00D453BB">
      <w:pPr>
        <w:pStyle w:val="TextBody"/>
        <w:rPr>
          <w:rFonts w:ascii="Times New Roman" w:hAnsi="Times New Roman"/>
          <w:i/>
          <w:iCs/>
          <w:lang w:val="sv-SE"/>
        </w:rPr>
      </w:pPr>
      <w:r w:rsidRPr="006962CE">
        <w:rPr>
          <w:rFonts w:ascii="Times New Roman" w:hAnsi="Times New Roman"/>
          <w:b/>
          <w:bCs/>
          <w:lang w:val="sv-SE"/>
        </w:rPr>
        <w:t>Trunkering</w:t>
      </w:r>
      <w:r w:rsidRPr="006962CE">
        <w:rPr>
          <w:rFonts w:ascii="Times New Roman" w:hAnsi="Times New Roman"/>
          <w:b/>
          <w:bCs/>
          <w:lang w:val="sv-SE"/>
        </w:rPr>
        <w:br/>
      </w:r>
      <w:r w:rsidRPr="006962CE">
        <w:rPr>
          <w:rFonts w:ascii="Times New Roman" w:hAnsi="Times New Roman"/>
          <w:i/>
          <w:iCs/>
          <w:lang w:val="sv-SE"/>
        </w:rPr>
        <w:t>De sade att döden är en del av livet</w:t>
      </w:r>
      <w:r w:rsidRPr="006962CE">
        <w:rPr>
          <w:rFonts w:ascii="Times New Roman" w:hAnsi="Times New Roman"/>
          <w:i/>
          <w:iCs/>
          <w:lang w:val="sv-SE"/>
        </w:rPr>
        <w:br/>
        <w:t>något människor alltid har hanterat</w:t>
      </w:r>
      <w:r w:rsidRPr="006962CE">
        <w:rPr>
          <w:rFonts w:ascii="Times New Roman" w:hAnsi="Times New Roman"/>
          <w:i/>
          <w:iCs/>
          <w:lang w:val="sv-SE"/>
        </w:rPr>
        <w:br/>
        <w:t>Att det är löjligt det moderna tvivlet</w:t>
      </w:r>
      <w:r w:rsidRPr="006962CE">
        <w:rPr>
          <w:rFonts w:ascii="Times New Roman" w:hAnsi="Times New Roman"/>
          <w:i/>
          <w:iCs/>
          <w:lang w:val="sv-SE"/>
        </w:rPr>
        <w:br/>
        <w:t>denna livsslutsångest som vi känner</w:t>
      </w:r>
    </w:p>
    <w:p w:rsidR="004225B6" w:rsidRPr="006962CE" w:rsidRDefault="00D453BB">
      <w:pPr>
        <w:pStyle w:val="TextBody"/>
        <w:rPr>
          <w:rFonts w:ascii="Times New Roman" w:hAnsi="Times New Roman"/>
          <w:i/>
          <w:iCs/>
          <w:lang w:val="sv-SE"/>
        </w:rPr>
      </w:pPr>
      <w:r w:rsidRPr="006962CE">
        <w:rPr>
          <w:rFonts w:ascii="Times New Roman" w:hAnsi="Times New Roman"/>
          <w:i/>
          <w:iCs/>
          <w:lang w:val="sv-SE"/>
        </w:rPr>
        <w:t>"G</w:t>
      </w:r>
      <w:r w:rsidRPr="006962CE">
        <w:rPr>
          <w:rFonts w:ascii="Times New Roman" w:hAnsi="Times New Roman"/>
          <w:i/>
          <w:iCs/>
          <w:lang w:val="sv-SE"/>
        </w:rPr>
        <w:t>amla människor måste bara hantera dess närhet,</w:t>
      </w:r>
      <w:r w:rsidRPr="006962CE">
        <w:rPr>
          <w:rFonts w:ascii="Times New Roman" w:hAnsi="Times New Roman"/>
          <w:i/>
          <w:iCs/>
          <w:lang w:val="sv-SE"/>
        </w:rPr>
        <w:br/>
        <w:t>tro på själens fortlevnad, inkarnation, tomhet, eller gudomlighet"</w:t>
      </w:r>
    </w:p>
    <w:p w:rsidR="004225B6" w:rsidRPr="006962CE" w:rsidRDefault="00D453BB">
      <w:pPr>
        <w:pStyle w:val="TextBody"/>
        <w:rPr>
          <w:rFonts w:ascii="Times New Roman" w:hAnsi="Times New Roman"/>
          <w:i/>
          <w:iCs/>
          <w:lang w:val="sv-SE"/>
        </w:rPr>
      </w:pPr>
      <w:r w:rsidRPr="006962CE">
        <w:rPr>
          <w:rFonts w:ascii="Times New Roman" w:hAnsi="Times New Roman"/>
          <w:i/>
          <w:iCs/>
          <w:lang w:val="sv-SE"/>
        </w:rPr>
        <w:t>Och jag trodde på vad de sa, och jag såg ner på de</w:t>
      </w:r>
      <w:ins w:id="158" w:author="36193" w:date="2015-07-20T17:48:00Z">
        <w:r w:rsidR="00B409C0">
          <w:rPr>
            <w:rFonts w:ascii="Times New Roman" w:hAnsi="Times New Roman"/>
            <w:i/>
            <w:iCs/>
            <w:lang w:val="sv-SE"/>
          </w:rPr>
          <w:t>m</w:t>
        </w:r>
      </w:ins>
      <w:r w:rsidRPr="006962CE">
        <w:rPr>
          <w:rFonts w:ascii="Times New Roman" w:hAnsi="Times New Roman"/>
          <w:i/>
          <w:iCs/>
          <w:lang w:val="sv-SE"/>
        </w:rPr>
        <w:t xml:space="preserve"> som hade ångest</w:t>
      </w:r>
      <w:r w:rsidRPr="006962CE">
        <w:rPr>
          <w:rFonts w:ascii="Times New Roman" w:hAnsi="Times New Roman"/>
          <w:i/>
          <w:iCs/>
          <w:lang w:val="sv-SE"/>
        </w:rPr>
        <w:br/>
        <w:t>(även mig själv)</w:t>
      </w:r>
    </w:p>
    <w:p w:rsidR="004225B6" w:rsidRPr="006962CE" w:rsidRDefault="00D453BB">
      <w:pPr>
        <w:pStyle w:val="TextBody"/>
        <w:rPr>
          <w:rFonts w:ascii="Times New Roman" w:hAnsi="Times New Roman"/>
          <w:i/>
          <w:iCs/>
          <w:lang w:val="sv-SE"/>
        </w:rPr>
      </w:pPr>
      <w:r w:rsidRPr="006962CE">
        <w:rPr>
          <w:rFonts w:ascii="Times New Roman" w:hAnsi="Times New Roman"/>
          <w:i/>
          <w:iCs/>
          <w:lang w:val="sv-SE"/>
        </w:rPr>
        <w:t>Och sen tänkte jag: livet</w:t>
      </w:r>
      <w:ins w:id="159" w:author="36193" w:date="2015-07-20T17:48:00Z">
        <w:r w:rsidR="00B409C0">
          <w:rPr>
            <w:rFonts w:ascii="Times New Roman" w:hAnsi="Times New Roman"/>
            <w:i/>
            <w:iCs/>
            <w:lang w:val="sv-SE"/>
          </w:rPr>
          <w:t xml:space="preserve"> </w:t>
        </w:r>
      </w:ins>
      <w:del w:id="160" w:author="36193" w:date="2015-07-20T17:48:00Z">
        <w:r w:rsidRPr="006962CE" w:rsidDel="00B409C0">
          <w:rPr>
            <w:rFonts w:ascii="Times New Roman" w:hAnsi="Times New Roman"/>
            <w:i/>
            <w:iCs/>
            <w:lang w:val="sv-SE"/>
          </w:rPr>
          <w:delText>-</w:delText>
        </w:r>
      </w:del>
      <w:r w:rsidRPr="006962CE">
        <w:rPr>
          <w:rFonts w:ascii="Times New Roman" w:hAnsi="Times New Roman"/>
          <w:i/>
          <w:iCs/>
          <w:lang w:val="sv-SE"/>
        </w:rPr>
        <w:t>-</w:t>
      </w:r>
      <w:ins w:id="161" w:author="36193" w:date="2015-07-20T17:48:00Z">
        <w:r w:rsidR="00B409C0">
          <w:rPr>
            <w:rFonts w:ascii="Times New Roman" w:hAnsi="Times New Roman"/>
            <w:i/>
            <w:iCs/>
            <w:lang w:val="sv-SE"/>
          </w:rPr>
          <w:t xml:space="preserve"> </w:t>
        </w:r>
      </w:ins>
      <w:bookmarkStart w:id="162" w:name="_GoBack"/>
      <w:bookmarkEnd w:id="162"/>
      <w:r w:rsidRPr="006962CE">
        <w:rPr>
          <w:rFonts w:ascii="Times New Roman" w:hAnsi="Times New Roman"/>
          <w:i/>
          <w:iCs/>
          <w:lang w:val="sv-SE"/>
        </w:rPr>
        <w:t>det är ett projekt! Och sedan t</w:t>
      </w:r>
      <w:r w:rsidRPr="006962CE">
        <w:rPr>
          <w:rFonts w:ascii="Times New Roman" w:hAnsi="Times New Roman"/>
          <w:i/>
          <w:iCs/>
          <w:lang w:val="sv-SE"/>
        </w:rPr>
        <w:t>änkte jag: varje person är oändlig!</w:t>
      </w:r>
      <w:r w:rsidRPr="006962CE">
        <w:rPr>
          <w:rFonts w:ascii="Times New Roman" w:hAnsi="Times New Roman"/>
          <w:i/>
          <w:iCs/>
          <w:lang w:val="sv-SE"/>
        </w:rPr>
        <w:br/>
        <w:t>Varje år som vi lever tar oss närmare oss själva, varje år som vi lever tar oss närmare Varandra.</w:t>
      </w:r>
    </w:p>
    <w:p w:rsidR="004225B6" w:rsidRPr="006962CE" w:rsidRDefault="00D453BB">
      <w:pPr>
        <w:pStyle w:val="TextBody"/>
        <w:rPr>
          <w:rFonts w:ascii="Times New Roman" w:hAnsi="Times New Roman"/>
          <w:i/>
          <w:iCs/>
          <w:lang w:val="sv-SE"/>
        </w:rPr>
      </w:pPr>
      <w:r w:rsidRPr="006962CE">
        <w:rPr>
          <w:rFonts w:ascii="Times New Roman" w:hAnsi="Times New Roman"/>
          <w:i/>
          <w:iCs/>
          <w:lang w:val="sv-SE"/>
        </w:rPr>
        <w:t>Livet efter detta skulle då bli till en fortsättning</w:t>
      </w:r>
      <w:r w:rsidRPr="006962CE">
        <w:rPr>
          <w:rFonts w:ascii="Times New Roman" w:hAnsi="Times New Roman"/>
          <w:i/>
          <w:iCs/>
          <w:lang w:val="sv-SE"/>
        </w:rPr>
        <w:br/>
        <w:t>jag som ett evigt projekt som precis börjat</w:t>
      </w:r>
      <w:r w:rsidRPr="006962CE">
        <w:rPr>
          <w:rFonts w:ascii="Times New Roman" w:hAnsi="Times New Roman"/>
          <w:i/>
          <w:iCs/>
          <w:lang w:val="sv-SE"/>
        </w:rPr>
        <w:br/>
        <w:t xml:space="preserve">Aldrig bli till alltid </w:t>
      </w:r>
      <w:r w:rsidRPr="006962CE">
        <w:rPr>
          <w:rFonts w:ascii="Times New Roman" w:hAnsi="Times New Roman"/>
          <w:i/>
          <w:iCs/>
          <w:lang w:val="sv-SE"/>
        </w:rPr>
        <w:t>transformeras</w:t>
      </w:r>
      <w:r w:rsidRPr="006962CE">
        <w:rPr>
          <w:rFonts w:ascii="Times New Roman" w:hAnsi="Times New Roman"/>
          <w:i/>
          <w:iCs/>
          <w:lang w:val="sv-SE"/>
        </w:rPr>
        <w:br/>
        <w:t>-</w:t>
      </w:r>
      <w:r>
        <w:rPr>
          <w:rFonts w:ascii="Times New Roman" w:hAnsi="Times New Roman"/>
          <w:i/>
          <w:iCs/>
          <w:noProof/>
          <w:lang w:val="sv-SE" w:eastAsia="sv-SE" w:bidi="ar-SA"/>
        </w:rPr>
        <w:drawing>
          <wp:anchor distT="0" distB="0" distL="0" distR="0" simplePos="0" relativeHeight="7" behindDoc="0" locked="0" layoutInCell="1" allowOverlap="1">
            <wp:simplePos x="0" y="0"/>
            <wp:positionH relativeFrom="column">
              <wp:posOffset>3314700</wp:posOffset>
            </wp:positionH>
            <wp:positionV relativeFrom="paragraph">
              <wp:posOffset>779145</wp:posOffset>
            </wp:positionV>
            <wp:extent cx="1222375" cy="174752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1222375" cy="1747520"/>
                    </a:xfrm>
                    <a:prstGeom prst="rect">
                      <a:avLst/>
                    </a:prstGeom>
                    <a:noFill/>
                    <a:ln w="9525">
                      <a:noFill/>
                      <a:miter lim="800000"/>
                      <a:headEnd/>
                      <a:tailEnd/>
                    </a:ln>
                  </pic:spPr>
                </pic:pic>
              </a:graphicData>
            </a:graphic>
          </wp:anchor>
        </w:drawing>
      </w:r>
    </w:p>
    <w:p w:rsidR="004225B6" w:rsidRPr="006962CE" w:rsidRDefault="00D453BB">
      <w:pPr>
        <w:pStyle w:val="TextBody"/>
        <w:rPr>
          <w:rFonts w:ascii="Times New Roman" w:hAnsi="Times New Roman"/>
          <w:i/>
          <w:iCs/>
          <w:lang w:val="sv-SE"/>
        </w:rPr>
      </w:pPr>
      <w:r w:rsidRPr="006962CE">
        <w:rPr>
          <w:rFonts w:ascii="Times New Roman" w:hAnsi="Times New Roman"/>
          <w:i/>
          <w:iCs/>
          <w:lang w:val="sv-SE"/>
        </w:rPr>
        <w:t>Men varför då ens dö?</w:t>
      </w:r>
    </w:p>
    <w:p w:rsidR="004225B6" w:rsidRPr="006962CE" w:rsidRDefault="00D453BB">
      <w:pPr>
        <w:pStyle w:val="TextBody"/>
        <w:rPr>
          <w:rFonts w:ascii="Times New Roman" w:hAnsi="Times New Roman"/>
          <w:i/>
          <w:iCs/>
          <w:lang w:val="sv-SE"/>
        </w:rPr>
      </w:pPr>
      <w:r w:rsidRPr="006962CE">
        <w:rPr>
          <w:rFonts w:ascii="Times New Roman" w:hAnsi="Times New Roman"/>
          <w:i/>
          <w:iCs/>
          <w:lang w:val="sv-SE"/>
        </w:rPr>
        <w:t>...</w:t>
      </w:r>
    </w:p>
    <w:p w:rsidR="004225B6" w:rsidRPr="006962CE" w:rsidRDefault="00D453BB">
      <w:pPr>
        <w:pStyle w:val="TextBody"/>
        <w:rPr>
          <w:rFonts w:ascii="Times New Roman" w:hAnsi="Times New Roman"/>
          <w:i/>
          <w:iCs/>
          <w:lang w:val="sv-SE"/>
        </w:rPr>
      </w:pPr>
      <w:r w:rsidRPr="006962CE">
        <w:rPr>
          <w:rFonts w:ascii="Times New Roman" w:hAnsi="Times New Roman"/>
          <w:i/>
          <w:iCs/>
          <w:lang w:val="sv-SE"/>
        </w:rPr>
        <w:t>Nu ser jag döden som en provokation.</w:t>
      </w:r>
      <w:r w:rsidRPr="006962CE">
        <w:rPr>
          <w:rFonts w:ascii="Times New Roman" w:hAnsi="Times New Roman"/>
          <w:i/>
          <w:iCs/>
          <w:lang w:val="sv-SE"/>
        </w:rPr>
        <w:br/>
        <w:t>Snälla, hjälp mig med min försoning</w:t>
      </w:r>
      <w:r w:rsidRPr="006962CE">
        <w:rPr>
          <w:rFonts w:ascii="Times New Roman" w:hAnsi="Times New Roman"/>
          <w:i/>
          <w:iCs/>
          <w:lang w:val="sv-SE"/>
        </w:rPr>
        <w:br/>
        <w:t>För utan livet-efter-detta eller inkarnation</w:t>
      </w:r>
      <w:r w:rsidRPr="006962CE">
        <w:rPr>
          <w:rFonts w:ascii="Times New Roman" w:hAnsi="Times New Roman"/>
          <w:i/>
          <w:iCs/>
          <w:lang w:val="sv-SE"/>
        </w:rPr>
        <w:br/>
        <w:t>av vår oändliga tranformation</w:t>
      </w:r>
      <w:r w:rsidRPr="006962CE">
        <w:rPr>
          <w:rFonts w:ascii="Times New Roman" w:hAnsi="Times New Roman"/>
          <w:i/>
          <w:iCs/>
          <w:lang w:val="sv-SE"/>
        </w:rPr>
        <w:br/>
      </w:r>
      <w:r w:rsidRPr="006962CE">
        <w:rPr>
          <w:rFonts w:ascii="Times New Roman" w:hAnsi="Times New Roman"/>
          <w:i/>
          <w:iCs/>
          <w:lang w:val="sv-SE"/>
        </w:rPr>
        <w:lastRenderedPageBreak/>
        <w:t>blir döden inget annat än en trunkering</w:t>
      </w:r>
    </w:p>
    <w:sectPr w:rsidR="004225B6" w:rsidRPr="006962CE">
      <w:pgSz w:w="12240" w:h="15840"/>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53BB" w:rsidRDefault="00D453BB">
      <w:r>
        <w:separator/>
      </w:r>
    </w:p>
  </w:endnote>
  <w:endnote w:type="continuationSeparator" w:id="0">
    <w:p w:rsidR="00D453BB" w:rsidRDefault="00D45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53BB" w:rsidRDefault="00D453BB"/>
  </w:footnote>
  <w:footnote w:type="continuationSeparator" w:id="0">
    <w:p w:rsidR="00D453BB" w:rsidRDefault="00D453BB">
      <w:r>
        <w:continuationSeparator/>
      </w:r>
    </w:p>
  </w:footnote>
  <w:footnote w:id="1">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En kultur definierades i avsnitt 9.</w:t>
      </w:r>
    </w:p>
  </w:footnote>
  <w:footnote w:id="2">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Diskuterades i avsnitt 1, förkastades i avsnitt 3.</w:t>
      </w:r>
    </w:p>
  </w:footnote>
  <w:footnote w:id="3">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Diskuterades i avsnitt 2, 4, 8, och 9. Avsnitt 2 hade fokus på hur grejer kategoriseras</w:t>
      </w:r>
      <w:r w:rsidRPr="006962CE">
        <w:rPr>
          <w:sz w:val="20"/>
          <w:szCs w:val="20"/>
          <w:lang w:val="sv-SE"/>
        </w:rPr>
        <w:t xml:space="preserve"> och fördomifieras, hur vår förståelse är en känsla diskuterades generellt i avsnitt 4, och mer specifikt i avsnitt 8, och hur vi använder dessa känslor för att kategorisera människor och oss själva beskrevs i avsnitt 9.</w:t>
      </w:r>
    </w:p>
  </w:footnote>
  <w:footnote w:id="4">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Postmodern är lite av en felakti</w:t>
      </w:r>
      <w:r w:rsidRPr="006962CE">
        <w:rPr>
          <w:sz w:val="20"/>
          <w:szCs w:val="20"/>
          <w:lang w:val="sv-SE"/>
        </w:rPr>
        <w:t xml:space="preserve">v benämning, eftersom varje modern generation växer upp under påtagligt olika kulturella vilkor är varje generations modernitet helt ny och unik. </w:t>
      </w:r>
    </w:p>
  </w:footnote>
  <w:footnote w:id="5">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Introducerades först i avsnitt 3 och diskuterades även i avsnitt 5, 6 och 7 (alltid indirekt)</w:t>
      </w:r>
    </w:p>
  </w:footnote>
  <w:footnote w:id="6">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Detta lik</w:t>
      </w:r>
      <w:r w:rsidRPr="006962CE">
        <w:rPr>
          <w:sz w:val="20"/>
          <w:szCs w:val="20"/>
          <w:lang w:val="sv-SE"/>
        </w:rPr>
        <w:t>nar den sista dialogen i filmen Ida (2013), där huvudpersonen försöker komma på ett skäl till att leva ett modernt liv med man och barn. När hon inte får ett övertygande svar på den sista frågan "och sedan då?" överger hon sin friare och blir nunna iställe</w:t>
      </w:r>
      <w:r w:rsidRPr="006962CE">
        <w:rPr>
          <w:sz w:val="20"/>
          <w:szCs w:val="20"/>
          <w:lang w:val="sv-SE"/>
        </w:rPr>
        <w:t xml:space="preserve">t. Hon, och filmen, misslyckas dämed att ge sig i kast med frågan om meningskap. </w:t>
      </w:r>
    </w:p>
  </w:footnote>
  <w:footnote w:id="7">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Presskonferens, Cannes, Frankrike, 2015</w:t>
      </w:r>
    </w:p>
  </w:footnote>
  <w:footnote w:id="8">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Praktiskt taget. Det är oändligt på samma sätt som antalet möjliga romaner är oändligt: även om det inte är sant i en strikt men</w:t>
      </w:r>
      <w:r w:rsidRPr="006962CE">
        <w:rPr>
          <w:sz w:val="20"/>
          <w:szCs w:val="20"/>
          <w:lang w:val="sv-SE"/>
        </w:rPr>
        <w:t>ing så är det praktiskt tage</w:t>
      </w:r>
      <w:ins w:id="41" w:author="36193" w:date="2015-07-20T17:09:00Z">
        <w:r w:rsidR="00E128D7">
          <w:rPr>
            <w:sz w:val="20"/>
            <w:szCs w:val="20"/>
            <w:lang w:val="sv-SE"/>
          </w:rPr>
          <w:t>t</w:t>
        </w:r>
      </w:ins>
      <w:r w:rsidRPr="006962CE">
        <w:rPr>
          <w:sz w:val="20"/>
          <w:szCs w:val="20"/>
          <w:lang w:val="sv-SE"/>
        </w:rPr>
        <w:t xml:space="preserve"> sant, eftersom resultatet (en etta följd av ungefär två millioner nollor) är betydligt större än t.ex. alla atomer i det synlig</w:t>
      </w:r>
      <w:ins w:id="42" w:author="36193" w:date="2015-07-20T17:09:00Z">
        <w:r w:rsidR="00E128D7">
          <w:rPr>
            <w:sz w:val="20"/>
            <w:szCs w:val="20"/>
            <w:lang w:val="sv-SE"/>
          </w:rPr>
          <w:t>a</w:t>
        </w:r>
      </w:ins>
      <w:r w:rsidRPr="006962CE">
        <w:rPr>
          <w:sz w:val="20"/>
          <w:szCs w:val="20"/>
          <w:lang w:val="sv-SE"/>
        </w:rPr>
        <w:t xml:space="preserve"> universum</w:t>
      </w:r>
      <w:ins w:id="43" w:author="36193" w:date="2015-07-20T17:09:00Z">
        <w:r w:rsidR="00E128D7">
          <w:rPr>
            <w:sz w:val="20"/>
            <w:szCs w:val="20"/>
            <w:lang w:val="sv-SE"/>
          </w:rPr>
          <w:t>et</w:t>
        </w:r>
      </w:ins>
      <w:r w:rsidRPr="006962CE">
        <w:rPr>
          <w:sz w:val="20"/>
          <w:szCs w:val="20"/>
          <w:lang w:val="sv-SE"/>
        </w:rPr>
        <w:t xml:space="preserve"> (en etta följd av ungefär 80 nollor). Antalet möjligheter till personskap är antagligen s</w:t>
      </w:r>
      <w:r w:rsidRPr="006962CE">
        <w:rPr>
          <w:sz w:val="20"/>
          <w:szCs w:val="20"/>
          <w:lang w:val="sv-SE"/>
        </w:rPr>
        <w:t>törre än antalet möjliga romaner.</w:t>
      </w:r>
    </w:p>
  </w:footnote>
  <w:footnote w:id="9">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Se avsnitt 9.</w:t>
      </w:r>
    </w:p>
  </w:footnote>
  <w:footnote w:id="10">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Självklart kan man inordna mänsklig utveckling på många sätt, syftet med en taxonomi är att vara användbar, inte sann. Ingen taxonomi är sann. </w:t>
      </w:r>
    </w:p>
  </w:footnote>
  <w:footnote w:id="11">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Social smärta uttrycks precis som fysisk smärta i hjärn</w:t>
      </w:r>
      <w:r w:rsidRPr="006962CE">
        <w:rPr>
          <w:sz w:val="20"/>
          <w:szCs w:val="20"/>
          <w:lang w:val="sv-SE"/>
        </w:rPr>
        <w:t>an (se avsnitt 8).</w:t>
      </w:r>
    </w:p>
  </w:footnote>
  <w:footnote w:id="12">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Motsatsen till naturlig är inte onaturlig utan övernaturlig eller artificiell. Ingetdera verkar passa in på mänskliga egenskaper.</w:t>
      </w:r>
    </w:p>
  </w:footnote>
  <w:footnote w:id="13">
    <w:p w:rsidR="004225B6" w:rsidRPr="006962CE" w:rsidRDefault="00D453BB">
      <w:pPr>
        <w:pStyle w:val="Footnote"/>
        <w:rPr>
          <w:i/>
          <w:iCs/>
          <w:sz w:val="20"/>
          <w:szCs w:val="20"/>
          <w:lang w:val="sv-SE"/>
        </w:rPr>
      </w:pPr>
      <w:r>
        <w:rPr>
          <w:sz w:val="20"/>
          <w:szCs w:val="20"/>
        </w:rPr>
        <w:footnoteRef/>
      </w:r>
      <w:r w:rsidRPr="006962CE">
        <w:rPr>
          <w:sz w:val="20"/>
          <w:szCs w:val="20"/>
          <w:lang w:val="sv-SE"/>
        </w:rPr>
        <w:tab/>
        <w:t xml:space="preserve"> Dikt: </w:t>
      </w:r>
      <w:r w:rsidRPr="006962CE">
        <w:rPr>
          <w:i/>
          <w:iCs/>
          <w:sz w:val="20"/>
          <w:szCs w:val="20"/>
          <w:lang w:val="sv-SE"/>
        </w:rPr>
        <w:t>När Herr K älskar en Människa.</w:t>
      </w:r>
    </w:p>
  </w:footnote>
  <w:footnote w:id="14">
    <w:p w:rsidR="004225B6" w:rsidRPr="006962CE" w:rsidRDefault="00D453BB">
      <w:pPr>
        <w:pStyle w:val="Footnote"/>
        <w:rPr>
          <w:sz w:val="20"/>
          <w:szCs w:val="20"/>
          <w:lang w:val="sv-SE"/>
        </w:rPr>
      </w:pPr>
      <w:r>
        <w:rPr>
          <w:i/>
          <w:iCs/>
          <w:sz w:val="20"/>
          <w:szCs w:val="20"/>
        </w:rPr>
        <w:footnoteRef/>
      </w:r>
      <w:r w:rsidRPr="006962CE">
        <w:rPr>
          <w:i/>
          <w:iCs/>
          <w:sz w:val="20"/>
          <w:szCs w:val="20"/>
          <w:lang w:val="sv-SE"/>
        </w:rPr>
        <w:tab/>
        <w:t xml:space="preserve"> Wilhelm Meisters läroår</w:t>
      </w:r>
      <w:r w:rsidRPr="006962CE">
        <w:rPr>
          <w:sz w:val="20"/>
          <w:szCs w:val="20"/>
          <w:lang w:val="sv-SE"/>
        </w:rPr>
        <w:t>, 1795</w:t>
      </w:r>
    </w:p>
  </w:footnote>
  <w:footnote w:id="15">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w:t>
      </w:r>
      <w:r w:rsidRPr="006962CE">
        <w:rPr>
          <w:sz w:val="20"/>
          <w:szCs w:val="20"/>
          <w:lang w:val="sv-SE"/>
        </w:rPr>
        <w:t xml:space="preserve">Se till exempel hur-gör-man-bloggen </w:t>
      </w:r>
      <w:r w:rsidRPr="006962CE">
        <w:rPr>
          <w:i/>
          <w:iCs/>
          <w:sz w:val="20"/>
          <w:szCs w:val="20"/>
          <w:lang w:val="sv-SE"/>
        </w:rPr>
        <w:t xml:space="preserve">How to be a Stoic: </w:t>
      </w:r>
      <w:r w:rsidRPr="006962CE">
        <w:rPr>
          <w:sz w:val="20"/>
          <w:szCs w:val="20"/>
          <w:lang w:val="sv-SE"/>
        </w:rPr>
        <w:t>https</w:t>
      </w:r>
      <w:proofErr w:type="gramStart"/>
      <w:r w:rsidRPr="006962CE">
        <w:rPr>
          <w:sz w:val="20"/>
          <w:szCs w:val="20"/>
          <w:lang w:val="sv-SE"/>
        </w:rPr>
        <w:t>://</w:t>
      </w:r>
      <w:proofErr w:type="gramEnd"/>
      <w:r w:rsidRPr="006962CE">
        <w:rPr>
          <w:sz w:val="20"/>
          <w:szCs w:val="20"/>
          <w:lang w:val="sv-SE"/>
        </w:rPr>
        <w:t>howtobeastoic.wordpress.com/</w:t>
      </w:r>
    </w:p>
  </w:footnote>
  <w:footnote w:id="16">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w:t>
      </w:r>
      <w:r w:rsidRPr="006962CE">
        <w:rPr>
          <w:sz w:val="20"/>
          <w:szCs w:val="20"/>
          <w:lang w:val="sv-SE"/>
        </w:rPr>
        <w:t>Angående konst och underhållning: kattfilmer på sociala medier ställs mot långa vyvidgande texter med literära kvaliteter. Det saknas ofta en förståelse av behovet till vila i debatten. Vad man uppriktigt engageras av är väldigt individualistiskt. Vi har a</w:t>
      </w:r>
      <w:r w:rsidRPr="006962CE">
        <w:rPr>
          <w:sz w:val="20"/>
          <w:szCs w:val="20"/>
          <w:lang w:val="sv-SE"/>
        </w:rPr>
        <w:t xml:space="preserve">lla olika frusna hav inom oss som kan brytas med olika yxor (för att parafrasera Franz Kafka), medan vi tenderar att lockas av liknande underhållning och eskapism, som är mer beroende på den dominanta kulturen eller subkulturen i samhället där vi fomades. </w:t>
      </w:r>
      <w:r w:rsidRPr="006962CE">
        <w:rPr>
          <w:sz w:val="20"/>
          <w:szCs w:val="20"/>
          <w:lang w:val="sv-SE"/>
        </w:rPr>
        <w:t>En storsäljande film är utformad för att locka en bred publik, medan en konstfilm är utformad för att djupt beröra sina tittare, och folk blir inte djupt berörda av samma saker. Detta är anledningen till att kapitalism aldrig kan skapa riktig konst, efters</w:t>
      </w:r>
      <w:r w:rsidRPr="006962CE">
        <w:rPr>
          <w:sz w:val="20"/>
          <w:szCs w:val="20"/>
          <w:lang w:val="sv-SE"/>
        </w:rPr>
        <w:t>om konsten (i allmänhet) till sitt väsen inte är lönsam. Eskapism är som sömn, och sömn är trots allt den vanligaste mänskliga aktiviteten. Och liksom sömn så borde vi inte ägna all vår tid åt det.</w:t>
      </w:r>
    </w:p>
  </w:footnote>
  <w:footnote w:id="17">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w:t>
      </w:r>
      <w:r w:rsidRPr="006962CE">
        <w:rPr>
          <w:i/>
          <w:iCs/>
          <w:sz w:val="20"/>
          <w:szCs w:val="20"/>
          <w:lang w:val="sv-SE"/>
        </w:rPr>
        <w:t>Om upplösandet av alla politiska partier</w:t>
      </w:r>
      <w:r w:rsidRPr="006962CE">
        <w:rPr>
          <w:sz w:val="20"/>
          <w:szCs w:val="20"/>
          <w:lang w:val="sv-SE"/>
        </w:rPr>
        <w:t>, 1943</w:t>
      </w:r>
    </w:p>
  </w:footnote>
  <w:footnote w:id="18">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Ett p</w:t>
      </w:r>
      <w:r w:rsidRPr="006962CE">
        <w:rPr>
          <w:sz w:val="20"/>
          <w:szCs w:val="20"/>
          <w:lang w:val="sv-SE"/>
        </w:rPr>
        <w:t xml:space="preserve">olitiskt mål </w:t>
      </w:r>
      <w:proofErr w:type="gramStart"/>
      <w:r w:rsidRPr="006962CE">
        <w:rPr>
          <w:sz w:val="20"/>
          <w:szCs w:val="20"/>
          <w:lang w:val="sv-SE"/>
        </w:rPr>
        <w:t>må</w:t>
      </w:r>
      <w:proofErr w:type="gramEnd"/>
      <w:r w:rsidRPr="006962CE">
        <w:rPr>
          <w:sz w:val="20"/>
          <w:szCs w:val="20"/>
          <w:lang w:val="sv-SE"/>
        </w:rPr>
        <w:t xml:space="preserve"> vara att utrota brottslighet. Vid första anblick tycks det vara ett ädelt mål. Detta är ett utopiskt projekt, och som sådant är det ett totalitärt projekt. Det uttrycks i sättet målet kan nås. Ett sätt vore att sätta </w:t>
      </w:r>
      <w:r w:rsidRPr="006962CE">
        <w:rPr>
          <w:i/>
          <w:iCs/>
          <w:sz w:val="20"/>
          <w:szCs w:val="20"/>
          <w:lang w:val="sv-SE"/>
        </w:rPr>
        <w:t>alla</w:t>
      </w:r>
      <w:r w:rsidRPr="006962CE">
        <w:rPr>
          <w:sz w:val="20"/>
          <w:szCs w:val="20"/>
          <w:lang w:val="sv-SE"/>
        </w:rPr>
        <w:t xml:space="preserve"> i fängelse. En änn</w:t>
      </w:r>
      <w:r w:rsidRPr="006962CE">
        <w:rPr>
          <w:sz w:val="20"/>
          <w:szCs w:val="20"/>
          <w:lang w:val="sv-SE"/>
        </w:rPr>
        <w:t>u mer effektiv metod för att nå målet kunde vara att utlysa en brottslighetsfri zon och utrota all befolkning inom den. Eller så kan man ändra på lagen så pass mycket att den blir omöjlig att bryta. Ett annat mål skulle kunna vara att alla ska få godkänt i</w:t>
      </w:r>
      <w:r w:rsidRPr="006962CE">
        <w:rPr>
          <w:sz w:val="20"/>
          <w:szCs w:val="20"/>
          <w:lang w:val="sv-SE"/>
        </w:rPr>
        <w:t xml:space="preserve"> skolan. Detta kan nås genom att sänka kraven på godkänt så mycket att alla klarar sig, eller se till att alla lär sig frågorna på proven utantill. Dessa totalitära metoder kan kontrasteras med upprikt</w:t>
      </w:r>
      <w:ins w:id="99" w:author="36193" w:date="2015-07-20T17:24:00Z">
        <w:r w:rsidR="00483CF1">
          <w:rPr>
            <w:sz w:val="20"/>
            <w:szCs w:val="20"/>
            <w:lang w:val="sv-SE"/>
          </w:rPr>
          <w:t>ig</w:t>
        </w:r>
      </w:ins>
      <w:r w:rsidRPr="006962CE">
        <w:rPr>
          <w:sz w:val="20"/>
          <w:szCs w:val="20"/>
          <w:lang w:val="sv-SE"/>
        </w:rPr>
        <w:t xml:space="preserve">a metoder, där lagstiftarna </w:t>
      </w:r>
      <w:proofErr w:type="gramStart"/>
      <w:r w:rsidRPr="006962CE">
        <w:rPr>
          <w:sz w:val="20"/>
          <w:szCs w:val="20"/>
          <w:lang w:val="sv-SE"/>
        </w:rPr>
        <w:t>och  genomdrivarna</w:t>
      </w:r>
      <w:proofErr w:type="gramEnd"/>
      <w:r w:rsidRPr="006962CE">
        <w:rPr>
          <w:sz w:val="20"/>
          <w:szCs w:val="20"/>
          <w:lang w:val="sv-SE"/>
        </w:rPr>
        <w:t xml:space="preserve"> upprikti</w:t>
      </w:r>
      <w:r w:rsidRPr="006962CE">
        <w:rPr>
          <w:sz w:val="20"/>
          <w:szCs w:val="20"/>
          <w:lang w:val="sv-SE"/>
        </w:rPr>
        <w:t xml:space="preserve">gt engagerar sig i ett samhälle. Även om brottsligheten sjunker genom </w:t>
      </w:r>
      <w:del w:id="100" w:author="36193" w:date="2015-07-20T17:24:00Z">
        <w:r w:rsidRPr="006962CE" w:rsidDel="00483CF1">
          <w:rPr>
            <w:sz w:val="20"/>
            <w:szCs w:val="20"/>
            <w:lang w:val="sv-SE"/>
          </w:rPr>
          <w:delText xml:space="preserve">genom </w:delText>
        </w:r>
      </w:del>
      <w:r w:rsidRPr="006962CE">
        <w:rPr>
          <w:sz w:val="20"/>
          <w:szCs w:val="20"/>
          <w:lang w:val="sv-SE"/>
        </w:rPr>
        <w:t>den insatsen så var det aldrig målet utan endast en konsekvens av det uppriktiga engagemanget. Genom att uppriktigt engagera sig i skolbarn, deras lärande och utbildning, kommer be</w:t>
      </w:r>
      <w:r w:rsidRPr="006962CE">
        <w:rPr>
          <w:sz w:val="20"/>
          <w:szCs w:val="20"/>
          <w:lang w:val="sv-SE"/>
        </w:rPr>
        <w:t>tygen som en konsekvens, eller inte (beroende på skolsystem), men hur som helst kommer de att lära sig mer och berikas som människor. Dessa metoder kommer antagligen inte utrota brottslighet, och inte heller godkänna alla skolbarn, med det är då inte längr</w:t>
      </w:r>
      <w:r w:rsidRPr="006962CE">
        <w:rPr>
          <w:sz w:val="20"/>
          <w:szCs w:val="20"/>
          <w:lang w:val="sv-SE"/>
        </w:rPr>
        <w:t>e ett problem.</w:t>
      </w:r>
    </w:p>
  </w:footnote>
  <w:footnote w:id="19">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Beskrivet i boken </w:t>
      </w:r>
      <w:r w:rsidRPr="006962CE">
        <w:rPr>
          <w:i/>
          <w:iCs/>
          <w:sz w:val="20"/>
          <w:szCs w:val="20"/>
          <w:lang w:val="sv-SE"/>
        </w:rPr>
        <w:t>Exit, Voice, and Loyalty</w:t>
      </w:r>
      <w:r w:rsidRPr="006962CE">
        <w:rPr>
          <w:sz w:val="20"/>
          <w:szCs w:val="20"/>
          <w:lang w:val="sv-SE"/>
        </w:rPr>
        <w:t>. Malcolm Gladwell skriver om den i the New Yorker här: http://www.newyorker.com/magazine/</w:t>
      </w:r>
      <w:proofErr w:type="gramStart"/>
      <w:r w:rsidRPr="006962CE">
        <w:rPr>
          <w:sz w:val="20"/>
          <w:szCs w:val="20"/>
          <w:lang w:val="sv-SE"/>
        </w:rPr>
        <w:t>2013/06/24</w:t>
      </w:r>
      <w:proofErr w:type="gramEnd"/>
      <w:r w:rsidRPr="006962CE">
        <w:rPr>
          <w:sz w:val="20"/>
          <w:szCs w:val="20"/>
          <w:lang w:val="sv-SE"/>
        </w:rPr>
        <w:t>/the-gift-of-doubt</w:t>
      </w:r>
    </w:p>
  </w:footnote>
  <w:footnote w:id="20">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Ett cyniskt tillvägagångsätt t.ex. en politisk mediastrategi. En politiker</w:t>
      </w:r>
      <w:r w:rsidRPr="006962CE">
        <w:rPr>
          <w:sz w:val="20"/>
          <w:szCs w:val="20"/>
          <w:lang w:val="sv-SE"/>
        </w:rPr>
        <w:t xml:space="preserve"> kan lockas att cyniskt lägga upp strategier och tillåta sig att vara ouppriktig för att bemöta de upplevda kraven från publik och media. Dessa strategier är då i hoppet att man ska k</w:t>
      </w:r>
      <w:ins w:id="119" w:author="36193" w:date="2015-07-20T17:27:00Z">
        <w:r w:rsidR="00416CF8">
          <w:rPr>
            <w:sz w:val="20"/>
            <w:szCs w:val="20"/>
            <w:lang w:val="sv-SE"/>
          </w:rPr>
          <w:t>u</w:t>
        </w:r>
      </w:ins>
      <w:del w:id="120" w:author="36193" w:date="2015-07-20T17:27:00Z">
        <w:r w:rsidRPr="006962CE" w:rsidDel="00416CF8">
          <w:rPr>
            <w:sz w:val="20"/>
            <w:szCs w:val="20"/>
            <w:lang w:val="sv-SE"/>
          </w:rPr>
          <w:delText>i</w:delText>
        </w:r>
      </w:del>
      <w:r w:rsidRPr="006962CE">
        <w:rPr>
          <w:sz w:val="20"/>
          <w:szCs w:val="20"/>
          <w:lang w:val="sv-SE"/>
        </w:rPr>
        <w:t>nna uppriktigt engagera sig i viktiga frågor i framtiden. Denna cynism t</w:t>
      </w:r>
      <w:r w:rsidRPr="006962CE">
        <w:rPr>
          <w:sz w:val="20"/>
          <w:szCs w:val="20"/>
          <w:lang w:val="sv-SE"/>
        </w:rPr>
        <w:t>enderar att hålla igång sig själv, framtidens uppriktighet manifesteras aldrig, och hon fastnar i ett korumperande system av osäkerhet, strategier och ouppriktighet. Förväntningarna att strategier är det enda möjliga sättet att bete sig på sprider sig geno</w:t>
      </w:r>
      <w:r w:rsidRPr="006962CE">
        <w:rPr>
          <w:sz w:val="20"/>
          <w:szCs w:val="20"/>
          <w:lang w:val="sv-SE"/>
        </w:rPr>
        <w:t>m hela det sociala ekosystemet av politiker, reportrar, kommentatorer, publik och väljare, så att en politiker inte bedöms efter sitt uppriktiga engagemang i politik och samhälle, utan efter sin strategiska förmåga. Vid det laget har hela systemet ko</w:t>
      </w:r>
      <w:ins w:id="121" w:author="36193" w:date="2015-07-20T17:27:00Z">
        <w:r w:rsidR="00416CF8">
          <w:rPr>
            <w:sz w:val="20"/>
            <w:szCs w:val="20"/>
            <w:lang w:val="sv-SE"/>
          </w:rPr>
          <w:t>r</w:t>
        </w:r>
      </w:ins>
      <w:r w:rsidRPr="006962CE">
        <w:rPr>
          <w:sz w:val="20"/>
          <w:szCs w:val="20"/>
          <w:lang w:val="sv-SE"/>
        </w:rPr>
        <w:t>rumper</w:t>
      </w:r>
      <w:r w:rsidRPr="006962CE">
        <w:rPr>
          <w:sz w:val="20"/>
          <w:szCs w:val="20"/>
          <w:lang w:val="sv-SE"/>
        </w:rPr>
        <w:t xml:space="preserve">ats. </w:t>
      </w:r>
      <w:r w:rsidRPr="006962CE">
        <w:rPr>
          <w:sz w:val="20"/>
          <w:szCs w:val="20"/>
          <w:lang w:val="sv-SE"/>
        </w:rPr>
        <w:br/>
        <w:t>Istället kan en politiker vara uppriktig. Även om hon bestraffas av systemet, förlöjligas och fördrivs, så lyckas hon med att vara uppriktig i sitt engagemang. Och om hon är lojal och stannar, kommer folk att börja förvänta sig uppriktighet från henn</w:t>
      </w:r>
      <w:r w:rsidRPr="006962CE">
        <w:rPr>
          <w:sz w:val="20"/>
          <w:szCs w:val="20"/>
          <w:lang w:val="sv-SE"/>
        </w:rPr>
        <w:t>e, och kanske från andra också.</w:t>
      </w:r>
    </w:p>
  </w:footnote>
  <w:footnote w:id="21">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Självklart finns det även många ouppriktiga sätt att vara aktivist, det finns många uppmärksamhetstörstande, osäkerhets-smekande, egoboostande aktivister i världen. Men det har inte med saken att göra.</w:t>
      </w:r>
    </w:p>
  </w:footnote>
  <w:footnote w:id="22">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Hi</w:t>
      </w:r>
      <w:ins w:id="126" w:author="36193" w:date="2015-07-20T17:29:00Z">
        <w:r w:rsidR="00416CF8">
          <w:rPr>
            <w:sz w:val="20"/>
            <w:szCs w:val="20"/>
            <w:lang w:val="sv-SE"/>
          </w:rPr>
          <w:t>e</w:t>
        </w:r>
      </w:ins>
      <w:r w:rsidRPr="006962CE">
        <w:rPr>
          <w:sz w:val="20"/>
          <w:szCs w:val="20"/>
          <w:lang w:val="sv-SE"/>
        </w:rPr>
        <w:t>rarkier skapar</w:t>
      </w:r>
      <w:r w:rsidRPr="006962CE">
        <w:rPr>
          <w:sz w:val="20"/>
          <w:szCs w:val="20"/>
          <w:lang w:val="sv-SE"/>
        </w:rPr>
        <w:t xml:space="preserve"> identiteter. Identiteter har en sak gemensamt med artighet: de har bara ett syfte bland främlingar. Genom att se det som viktigt för dig själv behandlar du dig som en främling. Och genom att skapa hi</w:t>
      </w:r>
      <w:ins w:id="127" w:author="36193" w:date="2015-07-20T17:29:00Z">
        <w:r w:rsidR="00416CF8">
          <w:rPr>
            <w:sz w:val="20"/>
            <w:szCs w:val="20"/>
            <w:lang w:val="sv-SE"/>
          </w:rPr>
          <w:t>e</w:t>
        </w:r>
      </w:ins>
      <w:r w:rsidRPr="006962CE">
        <w:rPr>
          <w:sz w:val="20"/>
          <w:szCs w:val="20"/>
          <w:lang w:val="sv-SE"/>
        </w:rPr>
        <w:t>rarkier i en grupp förvandlar man Varandra till Andra.</w:t>
      </w:r>
    </w:p>
  </w:footnote>
  <w:footnote w:id="23">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Många må till och med påstå att detta är själva definitionen av empati, vilket i så fall skulle göra hela konceptet värdelöst. Vi kan inte känna var andra känner om vi inte också har erfarenheter av dessa känslor, och att bara ha empati med människor med</w:t>
      </w:r>
      <w:r w:rsidRPr="006962CE">
        <w:rPr>
          <w:sz w:val="20"/>
          <w:szCs w:val="20"/>
          <w:lang w:val="sv-SE"/>
        </w:rPr>
        <w:t xml:space="preserve"> liknande erfarenhet tycks mig inte särdeles dygdigt. Att försöka känna det alla känner är bara ansträngande utan att uppnå mycket. (Det finns forskning som stöder detta</w:t>
      </w:r>
      <w:del w:id="128" w:author="36193" w:date="2015-07-20T17:30:00Z">
        <w:r w:rsidRPr="006962CE" w:rsidDel="00416CF8">
          <w:rPr>
            <w:sz w:val="20"/>
            <w:szCs w:val="20"/>
            <w:lang w:val="sv-SE"/>
          </w:rPr>
          <w:delText>,</w:delText>
        </w:r>
      </w:del>
      <w:r w:rsidRPr="006962CE">
        <w:rPr>
          <w:sz w:val="20"/>
          <w:szCs w:val="20"/>
          <w:lang w:val="sv-SE"/>
        </w:rPr>
        <w:t xml:space="preserve"> t.ex. beskrivet här: http://opinionator.blogs.nytimes.com/</w:t>
      </w:r>
      <w:proofErr w:type="gramStart"/>
      <w:r w:rsidRPr="006962CE">
        <w:rPr>
          <w:sz w:val="20"/>
          <w:szCs w:val="20"/>
          <w:lang w:val="sv-SE"/>
        </w:rPr>
        <w:t>2015/06/06</w:t>
      </w:r>
      <w:proofErr w:type="gramEnd"/>
      <w:r w:rsidRPr="006962CE">
        <w:rPr>
          <w:sz w:val="20"/>
          <w:szCs w:val="20"/>
          <w:lang w:val="sv-SE"/>
        </w:rPr>
        <w:t>/imagining-the-li</w:t>
      </w:r>
      <w:r w:rsidRPr="006962CE">
        <w:rPr>
          <w:sz w:val="20"/>
          <w:szCs w:val="20"/>
          <w:lang w:val="sv-SE"/>
        </w:rPr>
        <w:t>ves-of-others/)</w:t>
      </w:r>
    </w:p>
  </w:footnote>
  <w:footnote w:id="24">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Inspirerad av Fredric Browns </w:t>
      </w:r>
      <w:r w:rsidRPr="006962CE">
        <w:rPr>
          <w:i/>
          <w:iCs/>
          <w:sz w:val="20"/>
          <w:szCs w:val="20"/>
          <w:lang w:val="sv-SE"/>
        </w:rPr>
        <w:t>Knack</w:t>
      </w:r>
      <w:r w:rsidRPr="006962CE">
        <w:rPr>
          <w:sz w:val="20"/>
          <w:szCs w:val="20"/>
          <w:lang w:val="sv-SE"/>
        </w:rPr>
        <w:t>, som påstås vara världens kortaste skräckhistoria: "Världens sista människa sitter ensam i ett rum. Det knackar på dörren..." En dystopisk version skulle kunna vara: "Världens sista människa sitter i si</w:t>
      </w:r>
      <w:r w:rsidRPr="006962CE">
        <w:rPr>
          <w:sz w:val="20"/>
          <w:szCs w:val="20"/>
          <w:lang w:val="sv-SE"/>
        </w:rPr>
        <w:t>tt rum och kollar sitt twitterflöde."</w:t>
      </w:r>
    </w:p>
  </w:footnote>
  <w:footnote w:id="25">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Ordet lycka har ändrat betydelse så mycket att dess originalbetydelse är i stort sett förlorad. Aristoteles talade om "Eudaimonia" som ofta översätts som lycka, men "mänsklig blomstring" skulle kunna vara en bättre </w:t>
      </w:r>
      <w:r w:rsidRPr="006962CE">
        <w:rPr>
          <w:sz w:val="20"/>
          <w:szCs w:val="20"/>
          <w:lang w:val="sv-SE"/>
        </w:rPr>
        <w:t>översättning. Detta kan konstrateras med ordet "eufori". Ordet lycka har gått från att betyda "mänsklig blomstring" till att idag betyda något som ligger betydligt närmare "eufori". Den första termen ligger nära det jag kallar "meningskap". Ingen tänkare i</w:t>
      </w:r>
      <w:r w:rsidRPr="006962CE">
        <w:rPr>
          <w:sz w:val="20"/>
          <w:szCs w:val="20"/>
          <w:lang w:val="sv-SE"/>
        </w:rPr>
        <w:t xml:space="preserve">nnan vår tid har </w:t>
      </w:r>
      <w:proofErr w:type="gramStart"/>
      <w:r w:rsidRPr="006962CE">
        <w:rPr>
          <w:sz w:val="20"/>
          <w:szCs w:val="20"/>
          <w:lang w:val="sv-SE"/>
        </w:rPr>
        <w:t>någonsin</w:t>
      </w:r>
      <w:proofErr w:type="gramEnd"/>
      <w:r w:rsidRPr="006962CE">
        <w:rPr>
          <w:sz w:val="20"/>
          <w:szCs w:val="20"/>
          <w:lang w:val="sv-SE"/>
        </w:rPr>
        <w:t xml:space="preserve"> tyckt att eufori var något att sträva efter. Trots det är strävan efter eufori (eller lycka) det centrala i ett konsumtionsamhälle.</w:t>
      </w:r>
    </w:p>
  </w:footnote>
  <w:footnote w:id="26">
    <w:p w:rsidR="004225B6" w:rsidRDefault="00D453BB">
      <w:pPr>
        <w:pStyle w:val="Footnote"/>
        <w:rPr>
          <w:sz w:val="20"/>
          <w:szCs w:val="20"/>
        </w:rPr>
      </w:pPr>
      <w:r>
        <w:rPr>
          <w:i/>
          <w:iCs/>
          <w:sz w:val="20"/>
          <w:szCs w:val="20"/>
        </w:rPr>
        <w:footnoteRef/>
      </w:r>
      <w:r w:rsidRPr="006962CE">
        <w:rPr>
          <w:i/>
          <w:iCs/>
          <w:sz w:val="20"/>
          <w:szCs w:val="20"/>
          <w:lang w:val="sv-SE"/>
        </w:rPr>
        <w:tab/>
        <w:t xml:space="preserve"> Myten om Sisyfos.</w:t>
      </w:r>
      <w:r w:rsidRPr="006962CE">
        <w:rPr>
          <w:sz w:val="20"/>
          <w:szCs w:val="20"/>
          <w:lang w:val="sv-SE"/>
        </w:rPr>
        <w:t xml:space="preserve"> Sisyfos försökte undvika döden och straffas av gudarna med att rulla upp ett </w:t>
      </w:r>
      <w:r w:rsidRPr="006962CE">
        <w:rPr>
          <w:sz w:val="20"/>
          <w:szCs w:val="20"/>
          <w:lang w:val="sv-SE"/>
        </w:rPr>
        <w:t>stenblock till toppen av en kulle. När blocket är uppe på toppen rullar det ner igen och Sisyfos får börja om från början igen i all evighet. Albert Camus argumenterar att den meningslösa uppgiften distraherar från det meningslösa i uppgiften och att man k</w:t>
      </w:r>
      <w:r w:rsidRPr="006962CE">
        <w:rPr>
          <w:sz w:val="20"/>
          <w:szCs w:val="20"/>
          <w:lang w:val="sv-SE"/>
        </w:rPr>
        <w:t xml:space="preserve">an föreställa sig att Sisyfos faktiskt är lycklig medan han bär sin stenbumling. </w:t>
      </w:r>
      <w:proofErr w:type="gramStart"/>
      <w:r>
        <w:rPr>
          <w:sz w:val="20"/>
          <w:szCs w:val="20"/>
        </w:rPr>
        <w:t>Lycka är distraktion.</w:t>
      </w:r>
      <w:proofErr w:type="gramEnd"/>
      <w:r>
        <w:rPr>
          <w:sz w:val="20"/>
          <w:szCs w:val="20"/>
        </w:rPr>
        <w:t xml:space="preserve"> </w:t>
      </w:r>
      <w:proofErr w:type="gramStart"/>
      <w:r>
        <w:rPr>
          <w:sz w:val="20"/>
          <w:szCs w:val="20"/>
        </w:rPr>
        <w:t>Lycka är inte meningskap.</w:t>
      </w:r>
      <w:proofErr w:type="gramEnd"/>
    </w:p>
  </w:footnote>
  <w:footnote w:id="27">
    <w:p w:rsidR="004225B6" w:rsidRDefault="00D453BB">
      <w:pPr>
        <w:pStyle w:val="Footnote"/>
        <w:rPr>
          <w:sz w:val="20"/>
          <w:szCs w:val="20"/>
        </w:rPr>
      </w:pPr>
      <w:r>
        <w:rPr>
          <w:sz w:val="20"/>
          <w:szCs w:val="20"/>
        </w:rPr>
        <w:footnoteRef/>
      </w:r>
      <w:r>
        <w:rPr>
          <w:sz w:val="20"/>
          <w:szCs w:val="20"/>
        </w:rPr>
        <w:tab/>
        <w:t xml:space="preserve"> </w:t>
      </w:r>
    </w:p>
  </w:footnote>
  <w:footnote w:id="28">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Det är det som är så tragiskt med ålderdiskriminering.</w:t>
      </w:r>
    </w:p>
  </w:footnote>
  <w:footnote w:id="29">
    <w:p w:rsidR="004225B6" w:rsidRPr="006962CE" w:rsidRDefault="00D453BB">
      <w:pPr>
        <w:pStyle w:val="Footnote"/>
        <w:rPr>
          <w:sz w:val="20"/>
          <w:szCs w:val="20"/>
          <w:lang w:val="sv-SE"/>
        </w:rPr>
      </w:pPr>
      <w:r>
        <w:rPr>
          <w:sz w:val="20"/>
          <w:szCs w:val="20"/>
        </w:rPr>
        <w:footnoteRef/>
      </w:r>
      <w:r w:rsidRPr="006962CE">
        <w:rPr>
          <w:sz w:val="20"/>
          <w:szCs w:val="20"/>
          <w:lang w:val="sv-SE"/>
        </w:rPr>
        <w:tab/>
        <w:t xml:space="preserve"> T.ex. i </w:t>
      </w:r>
      <w:r w:rsidRPr="006962CE">
        <w:rPr>
          <w:i/>
          <w:iCs/>
          <w:sz w:val="20"/>
          <w:szCs w:val="20"/>
          <w:lang w:val="sv-SE"/>
        </w:rPr>
        <w:t>Liftarens Guide till Galaxen</w:t>
      </w:r>
      <w:r w:rsidRPr="006962CE">
        <w:rPr>
          <w:sz w:val="20"/>
          <w:szCs w:val="20"/>
          <w:lang w:val="sv-SE"/>
        </w:rPr>
        <w:t>, av Dou</w:t>
      </w:r>
      <w:ins w:id="154" w:author="36193" w:date="2015-07-20T17:46:00Z">
        <w:r w:rsidR="006F1783">
          <w:rPr>
            <w:sz w:val="20"/>
            <w:szCs w:val="20"/>
            <w:lang w:val="sv-SE"/>
          </w:rPr>
          <w:t>g</w:t>
        </w:r>
      </w:ins>
      <w:r w:rsidRPr="006962CE">
        <w:rPr>
          <w:sz w:val="20"/>
          <w:szCs w:val="20"/>
          <w:lang w:val="sv-SE"/>
        </w:rPr>
        <w:t xml:space="preserve">las Adams, så får </w:t>
      </w:r>
      <w:r w:rsidRPr="006962CE">
        <w:rPr>
          <w:sz w:val="20"/>
          <w:szCs w:val="20"/>
          <w:lang w:val="sv-SE"/>
        </w:rPr>
        <w:t xml:space="preserve">karaktären Wowbagger evigt liv av misstag. Han inser betydelsen av ett livsprojekt för att skingra den kommande uttråkningen, och bestämmer sig för att förolämpa alla i universum i bokstavsordning. I TV-serien </w:t>
      </w:r>
      <w:r w:rsidRPr="006962CE">
        <w:rPr>
          <w:i/>
          <w:iCs/>
          <w:sz w:val="20"/>
          <w:szCs w:val="20"/>
          <w:lang w:val="sv-SE"/>
        </w:rPr>
        <w:t>Dollhouse</w:t>
      </w:r>
      <w:r w:rsidRPr="006962CE">
        <w:rPr>
          <w:sz w:val="20"/>
          <w:szCs w:val="20"/>
          <w:lang w:val="sv-SE"/>
        </w:rPr>
        <w:t>, av Joss Whedon, lyckas några få utv</w:t>
      </w:r>
      <w:r w:rsidRPr="006962CE">
        <w:rPr>
          <w:sz w:val="20"/>
          <w:szCs w:val="20"/>
          <w:lang w:val="sv-SE"/>
        </w:rPr>
        <w:t>alda utveckla teknologin att ladda ner sina personligheter i a</w:t>
      </w:r>
      <w:ins w:id="155" w:author="36193" w:date="2015-07-20T17:46:00Z">
        <w:r w:rsidR="00B409C0">
          <w:rPr>
            <w:sz w:val="20"/>
            <w:szCs w:val="20"/>
            <w:lang w:val="sv-SE"/>
          </w:rPr>
          <w:t>n</w:t>
        </w:r>
      </w:ins>
      <w:r w:rsidRPr="006962CE">
        <w:rPr>
          <w:sz w:val="20"/>
          <w:szCs w:val="20"/>
          <w:lang w:val="sv-SE"/>
        </w:rPr>
        <w:t>dras kroppar. De blir så hedonistiska att de knappt hinner hitta en ny kropp innan den förra får en hjärtattack. Och den odödlige Doktor Who slutar aldrig springa</w:t>
      </w:r>
      <w:del w:id="156" w:author="36193" w:date="2015-07-20T17:47:00Z">
        <w:r w:rsidRPr="006962CE" w:rsidDel="00B409C0">
          <w:rPr>
            <w:sz w:val="20"/>
            <w:szCs w:val="20"/>
            <w:lang w:val="sv-SE"/>
          </w:rPr>
          <w:delText>,</w:delText>
        </w:r>
      </w:del>
      <w:r w:rsidRPr="006962CE">
        <w:rPr>
          <w:sz w:val="20"/>
          <w:szCs w:val="20"/>
          <w:lang w:val="sv-SE"/>
        </w:rPr>
        <w:t xml:space="preserve"> och </w:t>
      </w:r>
      <w:del w:id="157" w:author="36193" w:date="2015-07-20T17:47:00Z">
        <w:r w:rsidRPr="006962CE" w:rsidDel="00B409C0">
          <w:rPr>
            <w:sz w:val="20"/>
            <w:szCs w:val="20"/>
            <w:lang w:val="sv-SE"/>
          </w:rPr>
          <w:delText>ha</w:delText>
        </w:r>
        <w:r w:rsidRPr="006962CE" w:rsidDel="00B409C0">
          <w:rPr>
            <w:sz w:val="20"/>
            <w:szCs w:val="20"/>
            <w:lang w:val="sv-SE"/>
          </w:rPr>
          <w:delText>n</w:delText>
        </w:r>
        <w:r w:rsidRPr="006962CE" w:rsidDel="00B409C0">
          <w:rPr>
            <w:sz w:val="20"/>
            <w:szCs w:val="20"/>
            <w:lang w:val="sv-SE"/>
          </w:rPr>
          <w:delText xml:space="preserve"> </w:delText>
        </w:r>
      </w:del>
      <w:r w:rsidRPr="006962CE">
        <w:rPr>
          <w:sz w:val="20"/>
          <w:szCs w:val="20"/>
          <w:lang w:val="sv-SE"/>
        </w:rPr>
        <w:t>stannar bara när han t</w:t>
      </w:r>
      <w:r w:rsidRPr="006962CE">
        <w:rPr>
          <w:sz w:val="20"/>
          <w:szCs w:val="20"/>
          <w:lang w:val="sv-SE"/>
        </w:rPr>
        <w:t xml:space="preserve">vingas bry sig om en av sina följeslagare. Ett annat exempel är </w:t>
      </w:r>
      <w:r w:rsidRPr="006962CE">
        <w:rPr>
          <w:i/>
          <w:iCs/>
          <w:sz w:val="20"/>
          <w:szCs w:val="20"/>
          <w:lang w:val="sv-SE"/>
        </w:rPr>
        <w:t>Alla är dödliga</w:t>
      </w:r>
      <w:r w:rsidRPr="006962CE">
        <w:rPr>
          <w:sz w:val="20"/>
          <w:szCs w:val="20"/>
          <w:lang w:val="sv-SE"/>
        </w:rPr>
        <w:t>, av Simone de Beauvoir.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225B6"/>
    <w:rsid w:val="00416CF8"/>
    <w:rsid w:val="004225B6"/>
    <w:rsid w:val="00483CF1"/>
    <w:rsid w:val="006962CE"/>
    <w:rsid w:val="006F1783"/>
    <w:rsid w:val="00B409C0"/>
    <w:rsid w:val="00D453BB"/>
    <w:rsid w:val="00E128D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paragraph" w:styleId="Rubrik1">
    <w:name w:val="heading 1"/>
    <w:basedOn w:val="Heading"/>
    <w:pPr>
      <w:outlineLvl w:val="0"/>
    </w:pPr>
    <w:rPr>
      <w:b/>
      <w:bCs/>
      <w:sz w:val="36"/>
      <w:szCs w:val="36"/>
    </w:rPr>
  </w:style>
  <w:style w:type="paragraph" w:styleId="Rubrik2">
    <w:name w:val="heading 2"/>
    <w:basedOn w:val="Heading"/>
    <w:pPr>
      <w:spacing w:before="200"/>
      <w:outlineLvl w:val="1"/>
    </w:pPr>
    <w:rPr>
      <w:b/>
      <w:bCs/>
      <w:sz w:val="32"/>
      <w:szCs w:val="32"/>
    </w:rPr>
  </w:style>
  <w:style w:type="paragraph" w:styleId="Rubrik3">
    <w:name w:val="heading 3"/>
    <w:basedOn w:val="Heading"/>
    <w:pPr>
      <w:spacing w:before="140"/>
      <w:outlineLvl w:val="2"/>
    </w:pPr>
    <w:rPr>
      <w:b/>
      <w:bCs/>
      <w:color w:val="80808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Betoning">
    <w:name w:val="Emphasis"/>
    <w:rPr>
      <w:i/>
      <w:iCs/>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a">
    <w:name w:val="List"/>
    <w:basedOn w:val="TextBody"/>
  </w:style>
  <w:style w:type="paragraph" w:styleId="Beskrivning">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Rubrik">
    <w:name w:val="Title"/>
    <w:basedOn w:val="Heading"/>
    <w:pPr>
      <w:jc w:val="center"/>
    </w:pPr>
    <w:rPr>
      <w:b/>
      <w:bCs/>
      <w:sz w:val="56"/>
      <w:szCs w:val="56"/>
    </w:rPr>
  </w:style>
  <w:style w:type="paragraph" w:styleId="Underrubrik">
    <w:name w:val="Subtitle"/>
    <w:basedOn w:val="Heading"/>
    <w:pPr>
      <w:spacing w:before="60"/>
      <w:jc w:val="center"/>
    </w:pPr>
    <w:rPr>
      <w:sz w:val="36"/>
      <w:szCs w:val="36"/>
    </w:rPr>
  </w:style>
  <w:style w:type="paragraph" w:customStyle="1" w:styleId="Footnote">
    <w:name w:val="Footnote"/>
    <w:basedOn w:val="Normal"/>
  </w:style>
  <w:style w:type="paragraph" w:styleId="Ballongtext">
    <w:name w:val="Balloon Text"/>
    <w:basedOn w:val="Normal"/>
    <w:link w:val="BallongtextChar"/>
    <w:uiPriority w:val="99"/>
    <w:semiHidden/>
    <w:unhideWhenUsed/>
    <w:rsid w:val="006962CE"/>
    <w:rPr>
      <w:rFonts w:ascii="Tahoma" w:hAnsi="Tahoma" w:cs="Mangal"/>
      <w:sz w:val="16"/>
      <w:szCs w:val="14"/>
    </w:rPr>
  </w:style>
  <w:style w:type="character" w:customStyle="1" w:styleId="BallongtextChar">
    <w:name w:val="Ballongtext Char"/>
    <w:basedOn w:val="Standardstycketeckensnitt"/>
    <w:link w:val="Ballongtext"/>
    <w:uiPriority w:val="99"/>
    <w:semiHidden/>
    <w:rsid w:val="006962CE"/>
    <w:rPr>
      <w:rFonts w:ascii="Tahoma" w:hAnsi="Tahoma" w:cs="Mangal"/>
      <w:color w:val="00000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5756</Words>
  <Characters>30507</Characters>
  <Application>Microsoft Office Word</Application>
  <DocSecurity>0</DocSecurity>
  <Lines>254</Lines>
  <Paragraphs>72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36191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36193</dc:creator>
  <cp:lastModifiedBy>36193</cp:lastModifiedBy>
  <cp:revision>2</cp:revision>
  <dcterms:created xsi:type="dcterms:W3CDTF">2015-07-20T15:49:00Z</dcterms:created>
  <dcterms:modified xsi:type="dcterms:W3CDTF">2015-07-20T15:49:00Z</dcterms:modified>
  <dc:language>en-US</dc:language>
</cp:coreProperties>
</file>